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FD71D" w14:textId="77777777" w:rsidR="00A908EA" w:rsidRPr="005C3197" w:rsidRDefault="00A908EA" w:rsidP="00A908EA">
      <w:pPr>
        <w:rPr>
          <w:rFonts w:ascii="Times New Roman" w:hAnsi="Times New Roman" w:cs="Times New Roman"/>
        </w:rPr>
      </w:pPr>
      <w:r w:rsidRPr="005C3197">
        <w:rPr>
          <w:rFonts w:ascii="Times New Roman" w:hAnsi="Times New Roman" w:cs="Times New Roman"/>
          <w:noProof/>
        </w:rPr>
        <w:drawing>
          <wp:inline distT="0" distB="0" distL="0" distR="0" wp14:anchorId="5F7C69F1" wp14:editId="5278A93E">
            <wp:extent cx="5731510" cy="1573530"/>
            <wp:effectExtent l="0" t="0" r="2540" b="7620"/>
            <wp:docPr id="1823073912" name="Picture 1" descr="Research Group | Faculty of Compu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earch Group | Faculty of Computi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C5C96" w14:textId="77777777" w:rsidR="00A908EA" w:rsidRPr="005C3197" w:rsidRDefault="00A908EA" w:rsidP="00A908EA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3197">
        <w:rPr>
          <w:rFonts w:ascii="Times New Roman" w:hAnsi="Times New Roman" w:cs="Times New Roman"/>
          <w:b/>
          <w:bCs/>
          <w:sz w:val="28"/>
          <w:szCs w:val="28"/>
        </w:rPr>
        <w:t xml:space="preserve">SECP3623 </w:t>
      </w:r>
    </w:p>
    <w:p w14:paraId="28D8B34C" w14:textId="77777777" w:rsidR="00A908EA" w:rsidRPr="005C3197" w:rsidRDefault="00A908EA" w:rsidP="00A908EA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3197">
        <w:rPr>
          <w:rFonts w:ascii="Times New Roman" w:hAnsi="Times New Roman" w:cs="Times New Roman"/>
          <w:b/>
          <w:bCs/>
          <w:sz w:val="28"/>
          <w:szCs w:val="28"/>
        </w:rPr>
        <w:t>Database Programming</w:t>
      </w:r>
    </w:p>
    <w:p w14:paraId="1C63250E" w14:textId="77777777" w:rsidR="00A908EA" w:rsidRPr="005C3197" w:rsidRDefault="00A908EA" w:rsidP="00A908E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3197">
        <w:rPr>
          <w:rFonts w:ascii="Times New Roman" w:hAnsi="Times New Roman" w:cs="Times New Roman"/>
          <w:b/>
          <w:bCs/>
          <w:sz w:val="28"/>
          <w:szCs w:val="28"/>
        </w:rPr>
        <w:t>2025/2026 SEMESTER 1</w:t>
      </w:r>
    </w:p>
    <w:p w14:paraId="229157A4" w14:textId="77777777" w:rsidR="00A908EA" w:rsidRPr="005C3197" w:rsidRDefault="00A908EA" w:rsidP="00A908EA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3197">
        <w:rPr>
          <w:rFonts w:ascii="Times New Roman" w:hAnsi="Times New Roman" w:cs="Times New Roman"/>
          <w:b/>
          <w:bCs/>
          <w:sz w:val="28"/>
          <w:szCs w:val="28"/>
        </w:rPr>
        <w:t>Assignment 1 (10%)</w:t>
      </w:r>
    </w:p>
    <w:p w14:paraId="3CDBE1FB" w14:textId="77777777" w:rsidR="00A908EA" w:rsidRPr="005C3197" w:rsidRDefault="00A908EA" w:rsidP="00A908E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4"/>
        <w:gridCol w:w="283"/>
        <w:gridCol w:w="7249"/>
      </w:tblGrid>
      <w:tr w:rsidR="00A908EA" w:rsidRPr="005C3197" w14:paraId="59EAA6D5" w14:textId="77777777" w:rsidTr="008A252B">
        <w:tc>
          <w:tcPr>
            <w:tcW w:w="1488" w:type="dxa"/>
            <w:shd w:val="clear" w:color="auto" w:fill="DAE9F7" w:themeFill="text2" w:themeFillTint="1A"/>
          </w:tcPr>
          <w:p w14:paraId="5A7924E3" w14:textId="77777777" w:rsidR="00A908EA" w:rsidRPr="005C3197" w:rsidRDefault="00A908EA" w:rsidP="008A25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31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36" w:type="dxa"/>
          </w:tcPr>
          <w:p w14:paraId="7488F5F9" w14:textId="77777777" w:rsidR="00A908EA" w:rsidRPr="005C3197" w:rsidRDefault="00A908EA" w:rsidP="008A25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19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292" w:type="dxa"/>
          </w:tcPr>
          <w:p w14:paraId="455145AC" w14:textId="2FAEBF28" w:rsidR="00A908EA" w:rsidRPr="005C3197" w:rsidRDefault="001D56A7" w:rsidP="008A25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197">
              <w:rPr>
                <w:rFonts w:ascii="Times New Roman" w:hAnsi="Times New Roman" w:cs="Times New Roman"/>
                <w:sz w:val="24"/>
                <w:szCs w:val="24"/>
              </w:rPr>
              <w:t>WOO CHENG SHUAN</w:t>
            </w:r>
          </w:p>
        </w:tc>
      </w:tr>
      <w:tr w:rsidR="00A908EA" w:rsidRPr="005C3197" w14:paraId="7231B0CC" w14:textId="77777777" w:rsidTr="008A252B">
        <w:tc>
          <w:tcPr>
            <w:tcW w:w="1488" w:type="dxa"/>
            <w:shd w:val="clear" w:color="auto" w:fill="DAE9F7" w:themeFill="text2" w:themeFillTint="1A"/>
          </w:tcPr>
          <w:p w14:paraId="1A0F20EF" w14:textId="77777777" w:rsidR="00A908EA" w:rsidRPr="005C3197" w:rsidRDefault="00A908EA" w:rsidP="008A25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31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Matric Id </w:t>
            </w:r>
          </w:p>
        </w:tc>
        <w:tc>
          <w:tcPr>
            <w:tcW w:w="236" w:type="dxa"/>
          </w:tcPr>
          <w:p w14:paraId="516F2559" w14:textId="77777777" w:rsidR="00A908EA" w:rsidRPr="005C3197" w:rsidRDefault="00A908EA" w:rsidP="008A25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19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292" w:type="dxa"/>
          </w:tcPr>
          <w:p w14:paraId="2FF8ADD6" w14:textId="39985C8D" w:rsidR="00A908EA" w:rsidRPr="005C3197" w:rsidRDefault="001D56A7" w:rsidP="008A25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197">
              <w:rPr>
                <w:rFonts w:ascii="Times New Roman" w:hAnsi="Times New Roman" w:cs="Times New Roman"/>
                <w:sz w:val="24"/>
                <w:szCs w:val="24"/>
              </w:rPr>
              <w:t>A23CS0283</w:t>
            </w:r>
          </w:p>
        </w:tc>
      </w:tr>
      <w:tr w:rsidR="00A908EA" w:rsidRPr="005C3197" w14:paraId="3CDF5994" w14:textId="77777777" w:rsidTr="008A252B">
        <w:tc>
          <w:tcPr>
            <w:tcW w:w="1488" w:type="dxa"/>
            <w:shd w:val="clear" w:color="auto" w:fill="DAE9F7" w:themeFill="text2" w:themeFillTint="1A"/>
          </w:tcPr>
          <w:p w14:paraId="77587BF1" w14:textId="77777777" w:rsidR="00A908EA" w:rsidRPr="005C3197" w:rsidRDefault="00A908EA" w:rsidP="008A25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31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236" w:type="dxa"/>
          </w:tcPr>
          <w:p w14:paraId="1897B3E1" w14:textId="77777777" w:rsidR="00A908EA" w:rsidRPr="005C3197" w:rsidRDefault="00A908EA" w:rsidP="008A25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19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292" w:type="dxa"/>
          </w:tcPr>
          <w:p w14:paraId="0EDC84CD" w14:textId="59C63962" w:rsidR="00A908EA" w:rsidRPr="005C3197" w:rsidRDefault="001D56A7" w:rsidP="008A25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197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</w:tr>
    </w:tbl>
    <w:p w14:paraId="734810AC" w14:textId="77777777" w:rsidR="00526905" w:rsidRPr="005C3197" w:rsidRDefault="00526905">
      <w:pPr>
        <w:rPr>
          <w:rFonts w:ascii="Times New Roman" w:hAnsi="Times New Roman" w:cs="Times New Roman"/>
        </w:rPr>
      </w:pPr>
    </w:p>
    <w:p w14:paraId="63D5AB1F" w14:textId="77777777" w:rsidR="00A908EA" w:rsidRPr="005C3197" w:rsidRDefault="00A908EA">
      <w:pPr>
        <w:rPr>
          <w:rFonts w:ascii="Times New Roman" w:hAnsi="Times New Roman" w:cs="Times New Roman"/>
        </w:rPr>
      </w:pPr>
    </w:p>
    <w:p w14:paraId="02BAC054" w14:textId="77777777" w:rsidR="00563A98" w:rsidRPr="005C3197" w:rsidRDefault="00563A98">
      <w:pPr>
        <w:rPr>
          <w:rFonts w:ascii="Times New Roman" w:hAnsi="Times New Roman" w:cs="Times New Roman"/>
        </w:rPr>
      </w:pPr>
    </w:p>
    <w:p w14:paraId="76855EDF" w14:textId="77777777" w:rsidR="00563A98" w:rsidRPr="005C3197" w:rsidRDefault="00563A98">
      <w:pPr>
        <w:rPr>
          <w:rFonts w:ascii="Times New Roman" w:hAnsi="Times New Roman" w:cs="Times New Roman"/>
        </w:rPr>
      </w:pPr>
    </w:p>
    <w:p w14:paraId="02D7606D" w14:textId="77777777" w:rsidR="00563A98" w:rsidRPr="005C3197" w:rsidRDefault="00563A98">
      <w:pPr>
        <w:rPr>
          <w:rFonts w:ascii="Times New Roman" w:hAnsi="Times New Roman" w:cs="Times New Roman"/>
        </w:rPr>
      </w:pPr>
    </w:p>
    <w:p w14:paraId="1FE3DB7A" w14:textId="77777777" w:rsidR="00563A98" w:rsidRPr="005C3197" w:rsidRDefault="00563A98">
      <w:pPr>
        <w:rPr>
          <w:rFonts w:ascii="Times New Roman" w:hAnsi="Times New Roman" w:cs="Times New Roman"/>
        </w:rPr>
      </w:pPr>
    </w:p>
    <w:p w14:paraId="38F9469D" w14:textId="77777777" w:rsidR="00563A98" w:rsidRPr="005C3197" w:rsidRDefault="00563A98">
      <w:pPr>
        <w:rPr>
          <w:rFonts w:ascii="Times New Roman" w:hAnsi="Times New Roman" w:cs="Times New Roman"/>
        </w:rPr>
      </w:pPr>
    </w:p>
    <w:p w14:paraId="5C9DD273" w14:textId="77777777" w:rsidR="00563A98" w:rsidRPr="005C3197" w:rsidRDefault="00563A98">
      <w:pPr>
        <w:rPr>
          <w:rFonts w:ascii="Times New Roman" w:hAnsi="Times New Roman" w:cs="Times New Roman"/>
        </w:rPr>
      </w:pPr>
    </w:p>
    <w:p w14:paraId="59124051" w14:textId="77777777" w:rsidR="00563A98" w:rsidRPr="005C3197" w:rsidRDefault="00563A98">
      <w:pPr>
        <w:rPr>
          <w:rFonts w:ascii="Times New Roman" w:hAnsi="Times New Roman" w:cs="Times New Roman"/>
        </w:rPr>
      </w:pPr>
    </w:p>
    <w:p w14:paraId="51054E9B" w14:textId="77777777" w:rsidR="00563A98" w:rsidRPr="005C3197" w:rsidRDefault="00563A98">
      <w:pPr>
        <w:rPr>
          <w:rFonts w:ascii="Times New Roman" w:hAnsi="Times New Roman" w:cs="Times New Roman"/>
        </w:rPr>
      </w:pPr>
    </w:p>
    <w:p w14:paraId="0FC5B8DD" w14:textId="77777777" w:rsidR="00563A98" w:rsidRPr="005C3197" w:rsidRDefault="00563A98">
      <w:pPr>
        <w:rPr>
          <w:rFonts w:ascii="Times New Roman" w:hAnsi="Times New Roman" w:cs="Times New Roman"/>
        </w:rPr>
      </w:pPr>
    </w:p>
    <w:p w14:paraId="6A80144B" w14:textId="77777777" w:rsidR="00563A98" w:rsidRPr="005C3197" w:rsidRDefault="00563A98">
      <w:pPr>
        <w:rPr>
          <w:rFonts w:ascii="Times New Roman" w:hAnsi="Times New Roman" w:cs="Times New Roman"/>
        </w:rPr>
      </w:pPr>
    </w:p>
    <w:p w14:paraId="25174CE9" w14:textId="77777777" w:rsidR="00563A98" w:rsidRPr="005C3197" w:rsidRDefault="00563A98">
      <w:pPr>
        <w:rPr>
          <w:rFonts w:ascii="Times New Roman" w:hAnsi="Times New Roman" w:cs="Times New Roman"/>
        </w:rPr>
      </w:pPr>
    </w:p>
    <w:p w14:paraId="1363A6FF" w14:textId="77777777" w:rsidR="00563A98" w:rsidRPr="005C3197" w:rsidRDefault="00563A98">
      <w:pPr>
        <w:rPr>
          <w:rFonts w:ascii="Times New Roman" w:hAnsi="Times New Roman" w:cs="Times New Roman"/>
        </w:rPr>
      </w:pPr>
    </w:p>
    <w:p w14:paraId="32424940" w14:textId="77777777" w:rsidR="00563A98" w:rsidRPr="005C3197" w:rsidRDefault="00563A98">
      <w:pPr>
        <w:rPr>
          <w:rFonts w:ascii="Times New Roman" w:hAnsi="Times New Roman" w:cs="Times New Roman"/>
        </w:rPr>
      </w:pPr>
    </w:p>
    <w:p w14:paraId="1EC176F0" w14:textId="2494426A" w:rsidR="001D56A7" w:rsidRPr="005C3197" w:rsidRDefault="001D56A7">
      <w:pPr>
        <w:rPr>
          <w:rFonts w:ascii="Times New Roman" w:hAnsi="Times New Roman" w:cs="Times New Roman"/>
        </w:rPr>
      </w:pPr>
      <w:r w:rsidRPr="005C3197">
        <w:rPr>
          <w:rFonts w:ascii="Times New Roman" w:hAnsi="Times New Roman" w:cs="Times New Roman"/>
        </w:rPr>
        <w:br w:type="page"/>
      </w:r>
    </w:p>
    <w:p w14:paraId="3B2A5B60" w14:textId="480F7E94" w:rsidR="001D56A7" w:rsidRPr="00F64288" w:rsidRDefault="001C7078" w:rsidP="001C70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4288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1: DATABASE CREATION AND INTEGRITY CONSTRAINTS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6"/>
        <w:gridCol w:w="3520"/>
      </w:tblGrid>
      <w:tr w:rsidR="002826ED" w:rsidRPr="005C3197" w14:paraId="53696A80" w14:textId="77777777" w:rsidTr="005C3197">
        <w:tc>
          <w:tcPr>
            <w:tcW w:w="5496" w:type="dxa"/>
          </w:tcPr>
          <w:p w14:paraId="19087593" w14:textId="788CF448" w:rsidR="001D56A7" w:rsidRPr="00F64288" w:rsidRDefault="005C3197" w:rsidP="005C31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64288">
              <w:rPr>
                <w:rFonts w:ascii="Times New Roman" w:hAnsi="Times New Roman" w:cs="Times New Roman"/>
                <w:b/>
                <w:bCs/>
              </w:rPr>
              <w:t>SQL COMMAND</w:t>
            </w:r>
          </w:p>
        </w:tc>
        <w:tc>
          <w:tcPr>
            <w:tcW w:w="3520" w:type="dxa"/>
          </w:tcPr>
          <w:p w14:paraId="7493567A" w14:textId="4857C9D0" w:rsidR="001D56A7" w:rsidRPr="00F64288" w:rsidRDefault="005C3197" w:rsidP="005C31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64288">
              <w:rPr>
                <w:rFonts w:ascii="Times New Roman" w:hAnsi="Times New Roman" w:cs="Times New Roman"/>
                <w:b/>
                <w:bCs/>
              </w:rPr>
              <w:t>OUTPUT / RESULT</w:t>
            </w:r>
          </w:p>
        </w:tc>
      </w:tr>
      <w:tr w:rsidR="005C3197" w:rsidRPr="005C3197" w14:paraId="508BACAF" w14:textId="77777777" w:rsidTr="00E31739">
        <w:tc>
          <w:tcPr>
            <w:tcW w:w="9016" w:type="dxa"/>
            <w:gridSpan w:val="2"/>
          </w:tcPr>
          <w:p w14:paraId="415AB983" w14:textId="5AD3322B" w:rsidR="005C3197" w:rsidRPr="00F64288" w:rsidRDefault="001C7078" w:rsidP="001C707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F64288">
              <w:rPr>
                <w:rFonts w:ascii="Times New Roman" w:hAnsi="Times New Roman" w:cs="Times New Roman"/>
                <w:b/>
                <w:bCs/>
                <w:i/>
                <w:iCs/>
              </w:rPr>
              <w:t>CREATE DATABASE</w:t>
            </w:r>
          </w:p>
        </w:tc>
      </w:tr>
      <w:tr w:rsidR="002826ED" w:rsidRPr="005C3197" w14:paraId="2D90CA46" w14:textId="77777777" w:rsidTr="005C3197">
        <w:tc>
          <w:tcPr>
            <w:tcW w:w="5496" w:type="dxa"/>
          </w:tcPr>
          <w:p w14:paraId="5D86B6FE" w14:textId="77777777" w:rsidR="001D56A7" w:rsidRDefault="005C3197">
            <w:pPr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C64D3C" wp14:editId="41952783">
                  <wp:extent cx="3234352" cy="632460"/>
                  <wp:effectExtent l="0" t="0" r="4445" b="0"/>
                  <wp:docPr id="750276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27670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9319" cy="633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CA8B8A" w14:textId="77777777" w:rsidR="00E3549E" w:rsidRDefault="00E3549E">
            <w:pPr>
              <w:rPr>
                <w:rFonts w:ascii="Times New Roman" w:hAnsi="Times New Roman" w:cs="Times New Roman"/>
              </w:rPr>
            </w:pPr>
          </w:p>
          <w:p w14:paraId="4BD6DAED" w14:textId="77777777" w:rsidR="00E3549E" w:rsidRDefault="00E354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CREATE DATABASE to create a new database.</w:t>
            </w:r>
          </w:p>
          <w:p w14:paraId="0E2784CC" w14:textId="0B148397" w:rsidR="00E3549E" w:rsidRPr="005C3197" w:rsidRDefault="00E354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20" w:type="dxa"/>
          </w:tcPr>
          <w:p w14:paraId="1D1E46DA" w14:textId="0B7138FA" w:rsidR="001D56A7" w:rsidRPr="005C3197" w:rsidRDefault="005C3197">
            <w:pPr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A39435" wp14:editId="340ADAE0">
                  <wp:extent cx="2118360" cy="847344"/>
                  <wp:effectExtent l="0" t="0" r="0" b="0"/>
                  <wp:docPr id="561865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86531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759" cy="853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7078" w:rsidRPr="005C3197" w14:paraId="3A6AAE70" w14:textId="77777777" w:rsidTr="00785520">
        <w:tc>
          <w:tcPr>
            <w:tcW w:w="9016" w:type="dxa"/>
            <w:gridSpan w:val="2"/>
          </w:tcPr>
          <w:p w14:paraId="485D3297" w14:textId="7773472D" w:rsidR="001C7078" w:rsidRPr="00F64288" w:rsidRDefault="001C7078" w:rsidP="001C707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F64288">
              <w:rPr>
                <w:rFonts w:ascii="Times New Roman" w:hAnsi="Times New Roman" w:cs="Times New Roman"/>
                <w:b/>
                <w:bCs/>
                <w:i/>
                <w:iCs/>
              </w:rPr>
              <w:t>CREATE TABLES</w:t>
            </w:r>
          </w:p>
        </w:tc>
      </w:tr>
      <w:tr w:rsidR="002826ED" w:rsidRPr="005C3197" w14:paraId="32219479" w14:textId="77777777" w:rsidTr="005C3197">
        <w:tc>
          <w:tcPr>
            <w:tcW w:w="5496" w:type="dxa"/>
          </w:tcPr>
          <w:p w14:paraId="7D305975" w14:textId="77777777" w:rsidR="001D56A7" w:rsidRDefault="005C3197">
            <w:pPr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E282B5" wp14:editId="5A8DFA78">
                  <wp:extent cx="3303917" cy="1828800"/>
                  <wp:effectExtent l="0" t="0" r="0" b="0"/>
                  <wp:docPr id="167093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9391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6653" cy="1830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BE14C" w14:textId="77777777" w:rsidR="00E3549E" w:rsidRDefault="00E3549E">
            <w:pPr>
              <w:rPr>
                <w:rFonts w:ascii="Times New Roman" w:hAnsi="Times New Roman" w:cs="Times New Roman"/>
              </w:rPr>
            </w:pPr>
          </w:p>
          <w:p w14:paraId="3B434E4D" w14:textId="77777777" w:rsidR="00E3549E" w:rsidRDefault="00E354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CREATE TABLE to create table ‘room_types’ with the entities. Add constraints such as PRIMARY KEY, NOT NULL AND UNIQUE.</w:t>
            </w:r>
          </w:p>
          <w:p w14:paraId="26ACB84C" w14:textId="0474AB62" w:rsidR="00E3549E" w:rsidRPr="005C3197" w:rsidRDefault="00E354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20" w:type="dxa"/>
          </w:tcPr>
          <w:p w14:paraId="4B26FF6B" w14:textId="4F3A80A8" w:rsidR="001D56A7" w:rsidRPr="005C3197" w:rsidRDefault="005C3197">
            <w:pPr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266854D" wp14:editId="02148D67">
                  <wp:extent cx="2229161" cy="1533739"/>
                  <wp:effectExtent l="0" t="0" r="0" b="9525"/>
                  <wp:docPr id="1030911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91101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61" cy="1533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6ED" w:rsidRPr="005C3197" w14:paraId="4806C01A" w14:textId="77777777" w:rsidTr="005C3197">
        <w:tc>
          <w:tcPr>
            <w:tcW w:w="5496" w:type="dxa"/>
          </w:tcPr>
          <w:p w14:paraId="35034607" w14:textId="5678B14E" w:rsidR="00E3549E" w:rsidRDefault="005C3197">
            <w:pPr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5C6876" wp14:editId="50F30544">
                  <wp:extent cx="3261360" cy="1535504"/>
                  <wp:effectExtent l="0" t="0" r="0" b="7620"/>
                  <wp:docPr id="19964341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43418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5697" cy="1542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3D659" w14:textId="77777777" w:rsidR="00E3549E" w:rsidRDefault="00E3549E" w:rsidP="00E3549E">
            <w:pPr>
              <w:rPr>
                <w:rFonts w:ascii="Times New Roman" w:hAnsi="Times New Roman" w:cs="Times New Roman"/>
              </w:rPr>
            </w:pPr>
          </w:p>
          <w:p w14:paraId="31F31BA7" w14:textId="58100380" w:rsidR="00E3549E" w:rsidRDefault="00E3549E" w:rsidP="00E354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CREATE TABLE to create table ‘room’ with the entities. Add constraints such as PRIMARY KEY, FOREIGN KEY and NOT NULL.</w:t>
            </w:r>
          </w:p>
          <w:p w14:paraId="4D49AF50" w14:textId="6071C340" w:rsidR="00E3549E" w:rsidRPr="005C3197" w:rsidRDefault="00E354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20" w:type="dxa"/>
          </w:tcPr>
          <w:p w14:paraId="1ED7633C" w14:textId="45E1CC6D" w:rsidR="001D56A7" w:rsidRPr="005C3197" w:rsidRDefault="005C3197">
            <w:pPr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26C564E" wp14:editId="1137A69C">
                  <wp:extent cx="1991003" cy="1514686"/>
                  <wp:effectExtent l="0" t="0" r="9525" b="9525"/>
                  <wp:docPr id="1592833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8338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003" cy="1514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6ED" w:rsidRPr="005C3197" w14:paraId="0442D573" w14:textId="77777777" w:rsidTr="005C3197">
        <w:tc>
          <w:tcPr>
            <w:tcW w:w="5496" w:type="dxa"/>
          </w:tcPr>
          <w:p w14:paraId="598D26F0" w14:textId="77777777" w:rsidR="001D56A7" w:rsidRDefault="005C3197">
            <w:pPr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08AD441D" wp14:editId="143958D3">
                  <wp:extent cx="3375660" cy="2092765"/>
                  <wp:effectExtent l="0" t="0" r="0" b="3175"/>
                  <wp:docPr id="1975148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14853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818" cy="2104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966B5C" w14:textId="77777777" w:rsidR="00E3549E" w:rsidRDefault="00E3549E">
            <w:pPr>
              <w:rPr>
                <w:rFonts w:ascii="Times New Roman" w:hAnsi="Times New Roman" w:cs="Times New Roman"/>
              </w:rPr>
            </w:pPr>
          </w:p>
          <w:p w14:paraId="74A17BE4" w14:textId="254EFFB0" w:rsidR="00E3549E" w:rsidRDefault="00E3549E" w:rsidP="00E354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CREATE TABLE to create table ‘students’ with the entities. Add constraints such as PRIMARY KEY, FOREIGN KEY and NOT NULL.</w:t>
            </w:r>
          </w:p>
          <w:p w14:paraId="46046DFA" w14:textId="63E69B34" w:rsidR="00E3549E" w:rsidRPr="005C3197" w:rsidRDefault="00E354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20" w:type="dxa"/>
          </w:tcPr>
          <w:p w14:paraId="32FBE311" w14:textId="5B0B3DF4" w:rsidR="001D56A7" w:rsidRPr="005C3197" w:rsidRDefault="005C3197">
            <w:pPr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95498A6" wp14:editId="79E6EBFA">
                  <wp:extent cx="2186940" cy="1114556"/>
                  <wp:effectExtent l="0" t="0" r="3810" b="9525"/>
                  <wp:docPr id="429328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32866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676" cy="1121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6ED" w:rsidRPr="005C3197" w14:paraId="35570833" w14:textId="77777777" w:rsidTr="005C3197">
        <w:tc>
          <w:tcPr>
            <w:tcW w:w="5496" w:type="dxa"/>
          </w:tcPr>
          <w:p w14:paraId="32377BA1" w14:textId="77777777" w:rsidR="001D56A7" w:rsidRDefault="005C3197">
            <w:pPr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34756A5" wp14:editId="5FA170B7">
                  <wp:extent cx="3559044" cy="2164080"/>
                  <wp:effectExtent l="0" t="0" r="3810" b="7620"/>
                  <wp:docPr id="352020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02005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0240" cy="2170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A9D6ED" w14:textId="77777777" w:rsidR="00E3549E" w:rsidRDefault="00E3549E" w:rsidP="00E3549E">
            <w:pPr>
              <w:rPr>
                <w:rFonts w:ascii="Times New Roman" w:hAnsi="Times New Roman" w:cs="Times New Roman"/>
              </w:rPr>
            </w:pPr>
          </w:p>
          <w:p w14:paraId="158E9C72" w14:textId="1ADCCD17" w:rsidR="00E3549E" w:rsidRDefault="00E3549E" w:rsidP="00E354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CREATE TABLE to create table ‘maintenance’ with the entities. Add constraints such as PRIMARY KEY, FOREIGN KEY and NOT NULL.</w:t>
            </w:r>
          </w:p>
          <w:p w14:paraId="13036131" w14:textId="06DA6060" w:rsidR="00E3549E" w:rsidRPr="005C3197" w:rsidRDefault="00E354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20" w:type="dxa"/>
          </w:tcPr>
          <w:p w14:paraId="03B44210" w14:textId="2E3E4D49" w:rsidR="001D56A7" w:rsidRPr="005C3197" w:rsidRDefault="005C3197">
            <w:pPr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27BDF7" wp14:editId="51876172">
                  <wp:extent cx="2202180" cy="1176096"/>
                  <wp:effectExtent l="0" t="0" r="7620" b="5080"/>
                  <wp:docPr id="1050810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81047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72" cy="1188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6ED" w:rsidRPr="005C3197" w14:paraId="1D8721FB" w14:textId="77777777" w:rsidTr="005C3197">
        <w:tc>
          <w:tcPr>
            <w:tcW w:w="5496" w:type="dxa"/>
          </w:tcPr>
          <w:p w14:paraId="521AA00E" w14:textId="77777777" w:rsidR="00E3549E" w:rsidRDefault="005C3197">
            <w:pPr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E4F042" wp14:editId="0A90A5AA">
                  <wp:extent cx="3439639" cy="1623060"/>
                  <wp:effectExtent l="0" t="0" r="8890" b="0"/>
                  <wp:docPr id="1119050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05042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1347" cy="1628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6C1B6" w14:textId="77777777" w:rsidR="00E3549E" w:rsidRDefault="00E3549E">
            <w:pPr>
              <w:rPr>
                <w:rFonts w:ascii="Times New Roman" w:hAnsi="Times New Roman" w:cs="Times New Roman"/>
              </w:rPr>
            </w:pPr>
          </w:p>
          <w:p w14:paraId="4F222D98" w14:textId="0FDAA1E2" w:rsidR="00E3549E" w:rsidRDefault="00E3549E" w:rsidP="00E354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CREATE TABLE to create table ‘payments’ with the entities. Add constraints such as PRIMARY KEY, FOREIGN KEY and NOT NULL.</w:t>
            </w:r>
          </w:p>
          <w:p w14:paraId="5F3B93E2" w14:textId="77777777" w:rsidR="00E3549E" w:rsidRDefault="00E3549E">
            <w:pPr>
              <w:rPr>
                <w:rFonts w:ascii="Times New Roman" w:hAnsi="Times New Roman" w:cs="Times New Roman"/>
              </w:rPr>
            </w:pPr>
          </w:p>
          <w:p w14:paraId="5CA5E6EC" w14:textId="77777777" w:rsidR="00E3549E" w:rsidRDefault="00E3549E">
            <w:pPr>
              <w:rPr>
                <w:rFonts w:ascii="Times New Roman" w:hAnsi="Times New Roman" w:cs="Times New Roman"/>
              </w:rPr>
            </w:pPr>
          </w:p>
          <w:p w14:paraId="79EE46E5" w14:textId="77777777" w:rsidR="00E3549E" w:rsidRDefault="00E3549E">
            <w:pPr>
              <w:rPr>
                <w:rFonts w:ascii="Times New Roman" w:hAnsi="Times New Roman" w:cs="Times New Roman"/>
              </w:rPr>
            </w:pPr>
          </w:p>
          <w:p w14:paraId="7B62AF6D" w14:textId="61EAD566" w:rsidR="00E3549E" w:rsidRPr="005C3197" w:rsidRDefault="00E354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20" w:type="dxa"/>
          </w:tcPr>
          <w:p w14:paraId="13F0F22B" w14:textId="443131CE" w:rsidR="005C3197" w:rsidRPr="005C3197" w:rsidRDefault="005C3197">
            <w:pPr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E50830E" wp14:editId="041F248A">
                  <wp:extent cx="2072640" cy="929680"/>
                  <wp:effectExtent l="0" t="0" r="3810" b="3810"/>
                  <wp:docPr id="1802599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59907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7174" cy="940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7078" w:rsidRPr="005C3197" w14:paraId="49764593" w14:textId="77777777" w:rsidTr="00F76C8A">
        <w:tc>
          <w:tcPr>
            <w:tcW w:w="9016" w:type="dxa"/>
            <w:gridSpan w:val="2"/>
          </w:tcPr>
          <w:p w14:paraId="3B29B0F4" w14:textId="7BFD7DE5" w:rsidR="001C7078" w:rsidRPr="00F64288" w:rsidRDefault="001C7078" w:rsidP="001C707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F64288">
              <w:rPr>
                <w:rFonts w:ascii="Times New Roman" w:hAnsi="Times New Roman" w:cs="Times New Roman"/>
                <w:b/>
                <w:bCs/>
                <w:i/>
                <w:iCs/>
              </w:rPr>
              <w:lastRenderedPageBreak/>
              <w:t>ALTER TABLE: add an email column to students and mark it UNIQUE</w:t>
            </w:r>
          </w:p>
        </w:tc>
      </w:tr>
      <w:tr w:rsidR="002826ED" w:rsidRPr="005C3197" w14:paraId="3781C389" w14:textId="77777777" w:rsidTr="005C3197">
        <w:tc>
          <w:tcPr>
            <w:tcW w:w="5496" w:type="dxa"/>
          </w:tcPr>
          <w:p w14:paraId="3ABA528A" w14:textId="77777777" w:rsidR="005C3197" w:rsidRDefault="002826ED">
            <w:pPr>
              <w:rPr>
                <w:rFonts w:ascii="Times New Roman" w:hAnsi="Times New Roman" w:cs="Times New Roman"/>
              </w:rPr>
            </w:pPr>
            <w:r w:rsidRPr="002826E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736673F" wp14:editId="2141E9B4">
                  <wp:extent cx="3329940" cy="495579"/>
                  <wp:effectExtent l="0" t="0" r="3810" b="0"/>
                  <wp:docPr id="1133301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30186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0221" cy="500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951EB" w14:textId="77777777" w:rsidR="00E3549E" w:rsidRDefault="00E3549E">
            <w:pPr>
              <w:rPr>
                <w:rFonts w:ascii="Times New Roman" w:hAnsi="Times New Roman" w:cs="Times New Roman"/>
              </w:rPr>
            </w:pPr>
          </w:p>
          <w:p w14:paraId="04067D99" w14:textId="77777777" w:rsidR="00E3549E" w:rsidRDefault="00E354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ALTER TABLE to MODIFY email columns into UNIQUE.</w:t>
            </w:r>
          </w:p>
          <w:p w14:paraId="5817280C" w14:textId="13B369C5" w:rsidR="00E3549E" w:rsidRPr="005C3197" w:rsidRDefault="00E354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20" w:type="dxa"/>
          </w:tcPr>
          <w:p w14:paraId="0B683339" w14:textId="1DEAE183" w:rsidR="005C3197" w:rsidRPr="005C3197" w:rsidRDefault="002826ED">
            <w:pPr>
              <w:rPr>
                <w:rFonts w:ascii="Times New Roman" w:hAnsi="Times New Roman" w:cs="Times New Roman"/>
              </w:rPr>
            </w:pPr>
            <w:r w:rsidRPr="002826E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6DA1117" wp14:editId="5862FF50">
                  <wp:extent cx="2133600" cy="1066800"/>
                  <wp:effectExtent l="0" t="0" r="0" b="0"/>
                  <wp:docPr id="979625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62507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904" cy="1066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7078" w:rsidRPr="005C3197" w14:paraId="21F7D9DE" w14:textId="77777777" w:rsidTr="00E006F6">
        <w:tc>
          <w:tcPr>
            <w:tcW w:w="9016" w:type="dxa"/>
            <w:gridSpan w:val="2"/>
          </w:tcPr>
          <w:p w14:paraId="7BB320A2" w14:textId="110894DD" w:rsidR="001C7078" w:rsidRPr="00F64288" w:rsidRDefault="001C7078" w:rsidP="001C707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F64288">
              <w:rPr>
                <w:rFonts w:ascii="Times New Roman" w:hAnsi="Times New Roman" w:cs="Times New Roman"/>
                <w:b/>
                <w:bCs/>
                <w:i/>
                <w:iCs/>
              </w:rPr>
              <w:t>DROP TABLE: create a temporary test table and drop it safely</w:t>
            </w:r>
          </w:p>
        </w:tc>
      </w:tr>
      <w:tr w:rsidR="002826ED" w:rsidRPr="005C3197" w14:paraId="33E7ADDD" w14:textId="77777777" w:rsidTr="005C3197">
        <w:tc>
          <w:tcPr>
            <w:tcW w:w="5496" w:type="dxa"/>
          </w:tcPr>
          <w:p w14:paraId="79475C19" w14:textId="77777777" w:rsidR="001C7078" w:rsidRDefault="002826ED">
            <w:pPr>
              <w:rPr>
                <w:rFonts w:ascii="Times New Roman" w:hAnsi="Times New Roman" w:cs="Times New Roman"/>
              </w:rPr>
            </w:pPr>
            <w:r w:rsidRPr="002826E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E67B55F" wp14:editId="3BA5A7EC">
                  <wp:extent cx="2229161" cy="1076475"/>
                  <wp:effectExtent l="0" t="0" r="0" b="9525"/>
                  <wp:docPr id="941291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29141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61" cy="10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FA7946" w14:textId="697EE519" w:rsidR="00E3549E" w:rsidRPr="005C3197" w:rsidRDefault="00E354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20" w:type="dxa"/>
          </w:tcPr>
          <w:p w14:paraId="670B3471" w14:textId="65A0EE00" w:rsidR="001C7078" w:rsidRPr="005C3197" w:rsidRDefault="002826ED">
            <w:pPr>
              <w:rPr>
                <w:rFonts w:ascii="Times New Roman" w:hAnsi="Times New Roman" w:cs="Times New Roman"/>
              </w:rPr>
            </w:pPr>
            <w:r w:rsidRPr="002826E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9D75E26" wp14:editId="24E88306">
                  <wp:extent cx="2141220" cy="245457"/>
                  <wp:effectExtent l="0" t="0" r="0" b="2540"/>
                  <wp:docPr id="1391049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04973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445" cy="27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17225F" w14:textId="77777777" w:rsidR="00033930" w:rsidRDefault="00033930">
      <w:pPr>
        <w:rPr>
          <w:rFonts w:ascii="Times New Roman" w:hAnsi="Times New Roman" w:cs="Times New Roman"/>
        </w:rPr>
      </w:pPr>
    </w:p>
    <w:p w14:paraId="054EAD2A" w14:textId="77777777" w:rsidR="00F64288" w:rsidRDefault="00F642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6FB69C5" w14:textId="4A499E67" w:rsidR="002826ED" w:rsidRPr="00F64288" w:rsidRDefault="002826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4288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2: DATA MANIPULATION AND FILTERING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125"/>
        <w:gridCol w:w="3891"/>
      </w:tblGrid>
      <w:tr w:rsidR="00812A9A" w14:paraId="7DFE43A2" w14:textId="77777777" w:rsidTr="00812A9A">
        <w:tc>
          <w:tcPr>
            <w:tcW w:w="5125" w:type="dxa"/>
          </w:tcPr>
          <w:p w14:paraId="00AC9503" w14:textId="38E97AB1" w:rsidR="002826ED" w:rsidRPr="00F64288" w:rsidRDefault="002826ED" w:rsidP="00282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64288">
              <w:rPr>
                <w:rFonts w:ascii="Times New Roman" w:hAnsi="Times New Roman" w:cs="Times New Roman"/>
                <w:b/>
                <w:bCs/>
              </w:rPr>
              <w:t>SQL COMMAND</w:t>
            </w:r>
          </w:p>
        </w:tc>
        <w:tc>
          <w:tcPr>
            <w:tcW w:w="3891" w:type="dxa"/>
          </w:tcPr>
          <w:p w14:paraId="77DD4072" w14:textId="7014B882" w:rsidR="002826ED" w:rsidRPr="00F64288" w:rsidRDefault="002826ED" w:rsidP="00282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64288">
              <w:rPr>
                <w:rFonts w:ascii="Times New Roman" w:hAnsi="Times New Roman" w:cs="Times New Roman"/>
                <w:b/>
                <w:bCs/>
              </w:rPr>
              <w:t>OUTPUT / RESULT</w:t>
            </w:r>
          </w:p>
        </w:tc>
      </w:tr>
      <w:tr w:rsidR="002826ED" w14:paraId="255C23F3" w14:textId="77777777" w:rsidTr="00812A9A">
        <w:tc>
          <w:tcPr>
            <w:tcW w:w="9016" w:type="dxa"/>
            <w:gridSpan w:val="2"/>
          </w:tcPr>
          <w:p w14:paraId="1E57B233" w14:textId="24979DBB" w:rsidR="002826ED" w:rsidRPr="00F64288" w:rsidRDefault="002826ED" w:rsidP="002826E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F64288">
              <w:rPr>
                <w:rFonts w:ascii="Times New Roman" w:hAnsi="Times New Roman" w:cs="Times New Roman"/>
                <w:b/>
                <w:bCs/>
                <w:i/>
                <w:iCs/>
              </w:rPr>
              <w:t>DATA INSERTION (DML)</w:t>
            </w:r>
          </w:p>
        </w:tc>
      </w:tr>
      <w:tr w:rsidR="00812A9A" w14:paraId="7B66F978" w14:textId="77777777" w:rsidTr="00812A9A">
        <w:tc>
          <w:tcPr>
            <w:tcW w:w="5125" w:type="dxa"/>
          </w:tcPr>
          <w:p w14:paraId="47B07AEE" w14:textId="77777777" w:rsidR="002826ED" w:rsidRDefault="00812A9A" w:rsidP="002826ED">
            <w:pPr>
              <w:rPr>
                <w:rFonts w:ascii="Times New Roman" w:hAnsi="Times New Roman" w:cs="Times New Roman"/>
              </w:rPr>
            </w:pPr>
            <w:r w:rsidRPr="00812A9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AD24A6A" wp14:editId="7405BC2F">
                  <wp:extent cx="2791372" cy="1638300"/>
                  <wp:effectExtent l="0" t="0" r="9525" b="0"/>
                  <wp:docPr id="663535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53524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379" cy="1662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24528" w14:textId="77777777" w:rsidR="00E3549E" w:rsidRDefault="00E3549E" w:rsidP="002826ED">
            <w:pPr>
              <w:rPr>
                <w:rFonts w:ascii="Times New Roman" w:hAnsi="Times New Roman" w:cs="Times New Roman"/>
              </w:rPr>
            </w:pPr>
          </w:p>
          <w:p w14:paraId="181E08A7" w14:textId="7DEBE692" w:rsidR="00E3549E" w:rsidRDefault="00E3549E" w:rsidP="002826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INSERT INTO … VALUES to insert 10 valid records into the table ‘room_types’ while the ‘type_id’ column data is created by auto increment.</w:t>
            </w:r>
            <w:r w:rsidR="00DC3218">
              <w:rPr>
                <w:rFonts w:ascii="Times New Roman" w:hAnsi="Times New Roman" w:cs="Times New Roman"/>
              </w:rPr>
              <w:t xml:space="preserve"> Ensuring that there is a containing value between 400 and 800.</w:t>
            </w:r>
          </w:p>
          <w:p w14:paraId="5ADBD773" w14:textId="1CB88CF6" w:rsidR="00E3549E" w:rsidRDefault="00E3549E" w:rsidP="00282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91" w:type="dxa"/>
          </w:tcPr>
          <w:p w14:paraId="3EE53D21" w14:textId="278A8046" w:rsidR="002826ED" w:rsidRDefault="00812A9A" w:rsidP="002826ED">
            <w:pPr>
              <w:rPr>
                <w:rFonts w:ascii="Times New Roman" w:hAnsi="Times New Roman" w:cs="Times New Roman"/>
              </w:rPr>
            </w:pPr>
            <w:r w:rsidRPr="00812A9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67C4C4" wp14:editId="32F443AF">
                  <wp:extent cx="2333625" cy="1494790"/>
                  <wp:effectExtent l="0" t="0" r="9525" b="0"/>
                  <wp:docPr id="2106396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39647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1494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2A9A" w14:paraId="35AD1050" w14:textId="77777777" w:rsidTr="00812A9A">
        <w:tc>
          <w:tcPr>
            <w:tcW w:w="5125" w:type="dxa"/>
          </w:tcPr>
          <w:p w14:paraId="73DDDE57" w14:textId="77777777" w:rsidR="002826ED" w:rsidRDefault="00812A9A" w:rsidP="002826ED">
            <w:pPr>
              <w:rPr>
                <w:rFonts w:ascii="Times New Roman" w:hAnsi="Times New Roman" w:cs="Times New Roman"/>
              </w:rPr>
            </w:pPr>
            <w:r w:rsidRPr="00812A9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CF7671" wp14:editId="1BCFDC74">
                  <wp:extent cx="2716446" cy="2065020"/>
                  <wp:effectExtent l="0" t="0" r="8255" b="0"/>
                  <wp:docPr id="1446015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601527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528" cy="2071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ABCE66" w14:textId="77777777" w:rsidR="00E3549E" w:rsidRDefault="00E3549E" w:rsidP="002826ED">
            <w:pPr>
              <w:rPr>
                <w:rFonts w:ascii="Times New Roman" w:hAnsi="Times New Roman" w:cs="Times New Roman"/>
              </w:rPr>
            </w:pPr>
          </w:p>
          <w:p w14:paraId="3219EF3B" w14:textId="52EB0F4F" w:rsidR="00E3549E" w:rsidRDefault="00E3549E" w:rsidP="00E354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INSERT INTO … VALUES to insert 10 valid records into the table ‘rooms’ while the ‘room_id’ column data is created by auto increment and the ‘is_occupied’ is created by a default value of FALSE (0).</w:t>
            </w:r>
          </w:p>
          <w:p w14:paraId="71AAE689" w14:textId="77777777" w:rsidR="0093236D" w:rsidRDefault="0093236D" w:rsidP="00E3549E">
            <w:pPr>
              <w:rPr>
                <w:rFonts w:ascii="Times New Roman" w:hAnsi="Times New Roman" w:cs="Times New Roman"/>
              </w:rPr>
            </w:pPr>
          </w:p>
          <w:p w14:paraId="7646F91D" w14:textId="6A79FDCF" w:rsidR="0093236D" w:rsidRDefault="0093236D" w:rsidP="00E3549E">
            <w:pPr>
              <w:rPr>
                <w:rFonts w:ascii="Times New Roman" w:hAnsi="Times New Roman" w:cs="Times New Roman"/>
              </w:rPr>
            </w:pPr>
            <w:r w:rsidRPr="0093236D">
              <w:rPr>
                <w:rFonts w:ascii="Times New Roman" w:hAnsi="Times New Roman" w:cs="Times New Roman"/>
              </w:rPr>
              <w:drawing>
                <wp:inline distT="0" distB="0" distL="0" distR="0" wp14:anchorId="650ADB4B" wp14:editId="6C8BB811">
                  <wp:extent cx="3117215" cy="843915"/>
                  <wp:effectExtent l="0" t="0" r="6985" b="0"/>
                  <wp:docPr id="736461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46103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215" cy="843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5780E" w14:textId="77777777" w:rsidR="0093236D" w:rsidRDefault="0093236D" w:rsidP="00E3549E">
            <w:pPr>
              <w:rPr>
                <w:rFonts w:ascii="Times New Roman" w:hAnsi="Times New Roman" w:cs="Times New Roman"/>
              </w:rPr>
            </w:pPr>
          </w:p>
          <w:p w14:paraId="5F407CFF" w14:textId="40D9DD64" w:rsidR="0093236D" w:rsidRDefault="0093236D" w:rsidP="00E354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 is added for the second time since </w:t>
            </w:r>
            <w:r w:rsidR="00A05D63">
              <w:rPr>
                <w:rFonts w:ascii="Times New Roman" w:hAnsi="Times New Roman" w:cs="Times New Roman"/>
              </w:rPr>
              <w:t xml:space="preserve">I </w:t>
            </w:r>
            <w:r>
              <w:rPr>
                <w:rFonts w:ascii="Times New Roman" w:hAnsi="Times New Roman" w:cs="Times New Roman"/>
              </w:rPr>
              <w:t>noticed there is no output</w:t>
            </w:r>
            <w:r w:rsidR="00A62B38">
              <w:rPr>
                <w:rFonts w:ascii="Times New Roman" w:hAnsi="Times New Roman" w:cs="Times New Roman"/>
              </w:rPr>
              <w:t xml:space="preserve"> value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05D63">
              <w:rPr>
                <w:rFonts w:ascii="Times New Roman" w:hAnsi="Times New Roman" w:cs="Times New Roman"/>
              </w:rPr>
              <w:t>for the fourth question of the summary queries part</w:t>
            </w:r>
            <w:r w:rsidR="00AF72F0">
              <w:rPr>
                <w:rFonts w:ascii="Times New Roman" w:hAnsi="Times New Roman" w:cs="Times New Roman"/>
              </w:rPr>
              <w:t>.</w:t>
            </w:r>
          </w:p>
          <w:p w14:paraId="387D72AC" w14:textId="39F85B33" w:rsidR="00E3549E" w:rsidRDefault="00E3549E" w:rsidP="00282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91" w:type="dxa"/>
          </w:tcPr>
          <w:p w14:paraId="3FA4F08C" w14:textId="4670B7BC" w:rsidR="002826ED" w:rsidRDefault="009D5BB0" w:rsidP="002826ED">
            <w:pPr>
              <w:rPr>
                <w:rFonts w:ascii="Times New Roman" w:hAnsi="Times New Roman" w:cs="Times New Roman"/>
              </w:rPr>
            </w:pPr>
            <w:r w:rsidRPr="009D5BB0">
              <w:rPr>
                <w:rFonts w:ascii="Times New Roman" w:hAnsi="Times New Roman" w:cs="Times New Roman"/>
              </w:rPr>
              <w:drawing>
                <wp:inline distT="0" distB="0" distL="0" distR="0" wp14:anchorId="6D4571A0" wp14:editId="1C24E829">
                  <wp:extent cx="2333625" cy="1769110"/>
                  <wp:effectExtent l="0" t="0" r="9525" b="2540"/>
                  <wp:docPr id="2097919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91906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176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2A9A" w14:paraId="50F7BA86" w14:textId="77777777" w:rsidTr="00812A9A">
        <w:tc>
          <w:tcPr>
            <w:tcW w:w="5125" w:type="dxa"/>
          </w:tcPr>
          <w:p w14:paraId="5CCF8FE4" w14:textId="77777777" w:rsidR="002826ED" w:rsidRDefault="00812A9A" w:rsidP="002826ED">
            <w:pPr>
              <w:rPr>
                <w:rFonts w:ascii="Times New Roman" w:hAnsi="Times New Roman" w:cs="Times New Roman"/>
              </w:rPr>
            </w:pPr>
            <w:r w:rsidRPr="00812A9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EFE7304" wp14:editId="5667237E">
                  <wp:extent cx="3170854" cy="1478280"/>
                  <wp:effectExtent l="0" t="0" r="0" b="7620"/>
                  <wp:docPr id="10361058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10588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979" cy="148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B8A620" w14:textId="77777777" w:rsidR="00E3549E" w:rsidRDefault="00E3549E" w:rsidP="002826ED">
            <w:pPr>
              <w:rPr>
                <w:rFonts w:ascii="Times New Roman" w:hAnsi="Times New Roman" w:cs="Times New Roman"/>
              </w:rPr>
            </w:pPr>
          </w:p>
          <w:p w14:paraId="57C9EE71" w14:textId="51981602" w:rsidR="00E3549E" w:rsidRDefault="00E3549E" w:rsidP="00E354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 INSERT INTO … VALUES to insert 10 valid records into the table ‘students’ while the </w:t>
            </w:r>
            <w:r w:rsidR="00DC3218">
              <w:rPr>
                <w:rFonts w:ascii="Times New Roman" w:hAnsi="Times New Roman" w:cs="Times New Roman"/>
              </w:rPr>
              <w:t>‘</w:t>
            </w:r>
            <w:r>
              <w:rPr>
                <w:rFonts w:ascii="Times New Roman" w:hAnsi="Times New Roman" w:cs="Times New Roman"/>
              </w:rPr>
              <w:t>student_id</w:t>
            </w:r>
            <w:r w:rsidR="00DC3218">
              <w:rPr>
                <w:rFonts w:ascii="Times New Roman" w:hAnsi="Times New Roman" w:cs="Times New Roman"/>
              </w:rPr>
              <w:t>’</w:t>
            </w:r>
            <w:r>
              <w:rPr>
                <w:rFonts w:ascii="Times New Roman" w:hAnsi="Times New Roman" w:cs="Times New Roman"/>
              </w:rPr>
              <w:t xml:space="preserve"> column data is created by auto increment.</w:t>
            </w:r>
            <w:r w:rsidR="00DC3218">
              <w:rPr>
                <w:rFonts w:ascii="Times New Roman" w:hAnsi="Times New Roman" w:cs="Times New Roman"/>
              </w:rPr>
              <w:t xml:space="preserve"> Ensuring that there is at least one student’s name starts with the letter ‘A’.</w:t>
            </w:r>
          </w:p>
          <w:p w14:paraId="536D691B" w14:textId="77777777" w:rsidR="00AF72F0" w:rsidRDefault="00AF72F0" w:rsidP="00E3549E">
            <w:pPr>
              <w:rPr>
                <w:rFonts w:ascii="Times New Roman" w:hAnsi="Times New Roman" w:cs="Times New Roman"/>
              </w:rPr>
            </w:pPr>
          </w:p>
          <w:p w14:paraId="1245C1E0" w14:textId="4E3DE7EE" w:rsidR="00AF72F0" w:rsidRDefault="00AF72F0" w:rsidP="00E3549E">
            <w:pPr>
              <w:rPr>
                <w:rFonts w:ascii="Times New Roman" w:hAnsi="Times New Roman" w:cs="Times New Roman"/>
              </w:rPr>
            </w:pPr>
            <w:r w:rsidRPr="00AF72F0">
              <w:rPr>
                <w:rFonts w:ascii="Times New Roman" w:hAnsi="Times New Roman" w:cs="Times New Roman"/>
              </w:rPr>
              <w:drawing>
                <wp:inline distT="0" distB="0" distL="0" distR="0" wp14:anchorId="37F78781" wp14:editId="2E1624E0">
                  <wp:extent cx="3117215" cy="530225"/>
                  <wp:effectExtent l="0" t="0" r="6985" b="3175"/>
                  <wp:docPr id="1095808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80861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215" cy="53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B6C199" w14:textId="77777777" w:rsidR="00AF72F0" w:rsidRDefault="00AF72F0" w:rsidP="00E3549E">
            <w:pPr>
              <w:rPr>
                <w:rFonts w:ascii="Times New Roman" w:hAnsi="Times New Roman" w:cs="Times New Roman"/>
              </w:rPr>
            </w:pPr>
          </w:p>
          <w:p w14:paraId="6F86F611" w14:textId="5F3CCA15" w:rsidR="00AF72F0" w:rsidRDefault="00AF72F0" w:rsidP="00E354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 is added for the second time since I noticed there is no output </w:t>
            </w:r>
            <w:r w:rsidR="00A62B38">
              <w:rPr>
                <w:rFonts w:ascii="Times New Roman" w:hAnsi="Times New Roman" w:cs="Times New Roman"/>
              </w:rPr>
              <w:t xml:space="preserve">value </w:t>
            </w:r>
            <w:r>
              <w:rPr>
                <w:rFonts w:ascii="Times New Roman" w:hAnsi="Times New Roman" w:cs="Times New Roman"/>
              </w:rPr>
              <w:t>for the fourth question of the summary queries part.</w:t>
            </w:r>
          </w:p>
          <w:p w14:paraId="4B57A4A7" w14:textId="5F44D724" w:rsidR="00E3549E" w:rsidRDefault="00E3549E" w:rsidP="00282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91" w:type="dxa"/>
          </w:tcPr>
          <w:p w14:paraId="7C548177" w14:textId="76E93CE9" w:rsidR="002826ED" w:rsidRDefault="00D71751" w:rsidP="002826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CD2B246" wp14:editId="0619D2FD">
                  <wp:extent cx="2333625" cy="962025"/>
                  <wp:effectExtent l="0" t="0" r="9525" b="9525"/>
                  <wp:docPr id="9927162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716220" name="Picture 992716220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2A9A" w14:paraId="065FAF90" w14:textId="77777777" w:rsidTr="00812A9A">
        <w:tc>
          <w:tcPr>
            <w:tcW w:w="5125" w:type="dxa"/>
          </w:tcPr>
          <w:p w14:paraId="2D9317D6" w14:textId="77777777" w:rsidR="002826ED" w:rsidRDefault="00812A9A" w:rsidP="002826ED">
            <w:pPr>
              <w:rPr>
                <w:rFonts w:ascii="Times New Roman" w:hAnsi="Times New Roman" w:cs="Times New Roman"/>
              </w:rPr>
            </w:pPr>
            <w:r w:rsidRPr="00812A9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A8CD713" wp14:editId="6F352B3E">
                  <wp:extent cx="3160482" cy="1280160"/>
                  <wp:effectExtent l="0" t="0" r="1905" b="0"/>
                  <wp:docPr id="505969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96951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990" cy="1302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F44924" w14:textId="77777777" w:rsidR="00DC3218" w:rsidRDefault="00DC3218" w:rsidP="002826ED">
            <w:pPr>
              <w:rPr>
                <w:rFonts w:ascii="Times New Roman" w:hAnsi="Times New Roman" w:cs="Times New Roman"/>
              </w:rPr>
            </w:pPr>
          </w:p>
          <w:p w14:paraId="4346B0DE" w14:textId="091D137B" w:rsidR="00DC3218" w:rsidRDefault="00DC3218" w:rsidP="002826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INSERT INTO … VALUES to insert 10 valid records into the table ‘maintenance’ while the ‘maint_id’ column data is created by auto increment, including three severity types and two statuses in the table.</w:t>
            </w:r>
          </w:p>
          <w:p w14:paraId="049A40D2" w14:textId="77777777" w:rsidR="005A71CD" w:rsidRDefault="005A71CD" w:rsidP="002826ED">
            <w:pPr>
              <w:rPr>
                <w:rFonts w:ascii="Times New Roman" w:hAnsi="Times New Roman" w:cs="Times New Roman"/>
              </w:rPr>
            </w:pPr>
          </w:p>
          <w:p w14:paraId="455342A1" w14:textId="039D8273" w:rsidR="005A71CD" w:rsidRDefault="005A71CD" w:rsidP="002826ED">
            <w:pPr>
              <w:rPr>
                <w:rFonts w:ascii="Times New Roman" w:hAnsi="Times New Roman" w:cs="Times New Roman"/>
              </w:rPr>
            </w:pPr>
            <w:r w:rsidRPr="005A71CD">
              <w:rPr>
                <w:rFonts w:ascii="Times New Roman" w:hAnsi="Times New Roman" w:cs="Times New Roman"/>
              </w:rPr>
              <w:drawing>
                <wp:inline distT="0" distB="0" distL="0" distR="0" wp14:anchorId="4CA22056" wp14:editId="02BF63AE">
                  <wp:extent cx="3117215" cy="431165"/>
                  <wp:effectExtent l="0" t="0" r="6985" b="6985"/>
                  <wp:docPr id="1588769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76951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215" cy="431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AC89BF" w14:textId="77777777" w:rsidR="005A71CD" w:rsidRDefault="005A71CD" w:rsidP="002826ED">
            <w:pPr>
              <w:rPr>
                <w:rFonts w:ascii="Times New Roman" w:hAnsi="Times New Roman" w:cs="Times New Roman"/>
              </w:rPr>
            </w:pPr>
          </w:p>
          <w:p w14:paraId="4CDEE4A0" w14:textId="4D4EB9C9" w:rsidR="005A71CD" w:rsidRDefault="005A71CD" w:rsidP="002826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is added for the second time since I noticed there is no output</w:t>
            </w:r>
            <w:r w:rsidR="00A62B38">
              <w:rPr>
                <w:rFonts w:ascii="Times New Roman" w:hAnsi="Times New Roman" w:cs="Times New Roman"/>
              </w:rPr>
              <w:t xml:space="preserve"> value</w:t>
            </w:r>
            <w:r>
              <w:rPr>
                <w:rFonts w:ascii="Times New Roman" w:hAnsi="Times New Roman" w:cs="Times New Roman"/>
              </w:rPr>
              <w:t xml:space="preserve"> for the fourth question of the summary queries part.</w:t>
            </w:r>
          </w:p>
          <w:p w14:paraId="4ABB901A" w14:textId="0F1765F3" w:rsidR="00DC3218" w:rsidRDefault="00DC3218" w:rsidP="00282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91" w:type="dxa"/>
          </w:tcPr>
          <w:p w14:paraId="4961939C" w14:textId="77777777" w:rsidR="002826ED" w:rsidRDefault="00812A9A" w:rsidP="002826ED">
            <w:pPr>
              <w:rPr>
                <w:rFonts w:ascii="Times New Roman" w:hAnsi="Times New Roman" w:cs="Times New Roman"/>
              </w:rPr>
            </w:pPr>
            <w:r w:rsidRPr="00812A9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4862F6" wp14:editId="1C8CC589">
                  <wp:extent cx="2393341" cy="899160"/>
                  <wp:effectExtent l="0" t="0" r="6985" b="0"/>
                  <wp:docPr id="322120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12068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326" cy="952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987563" w14:textId="77777777" w:rsidR="00D71751" w:rsidRDefault="00D71751" w:rsidP="002826ED">
            <w:pPr>
              <w:rPr>
                <w:rFonts w:ascii="Times New Roman" w:hAnsi="Times New Roman" w:cs="Times New Roman"/>
              </w:rPr>
            </w:pPr>
          </w:p>
          <w:p w14:paraId="18942517" w14:textId="3DB3CE5D" w:rsidR="00D71751" w:rsidRDefault="00D71751" w:rsidP="002826ED">
            <w:pPr>
              <w:rPr>
                <w:rFonts w:ascii="Times New Roman" w:hAnsi="Times New Roman" w:cs="Times New Roman"/>
              </w:rPr>
            </w:pPr>
            <w:r w:rsidRPr="00D71751">
              <w:rPr>
                <w:rFonts w:ascii="Times New Roman" w:hAnsi="Times New Roman" w:cs="Times New Roman"/>
              </w:rPr>
              <w:drawing>
                <wp:inline distT="0" distB="0" distL="0" distR="0" wp14:anchorId="36009D61" wp14:editId="50A25E24">
                  <wp:extent cx="2333625" cy="591820"/>
                  <wp:effectExtent l="0" t="0" r="9525" b="0"/>
                  <wp:docPr id="2141053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05308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59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2A9A" w14:paraId="57B58354" w14:textId="77777777" w:rsidTr="00812A9A">
        <w:tc>
          <w:tcPr>
            <w:tcW w:w="5125" w:type="dxa"/>
          </w:tcPr>
          <w:p w14:paraId="5F188946" w14:textId="77777777" w:rsidR="00812A9A" w:rsidRDefault="00812A9A" w:rsidP="002826ED">
            <w:pPr>
              <w:rPr>
                <w:rFonts w:ascii="Times New Roman" w:hAnsi="Times New Roman" w:cs="Times New Roman"/>
              </w:rPr>
            </w:pPr>
            <w:r w:rsidRPr="00812A9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5211CDC2" wp14:editId="119B03DB">
                  <wp:extent cx="3116580" cy="1700931"/>
                  <wp:effectExtent l="0" t="0" r="7620" b="0"/>
                  <wp:docPr id="1606257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25752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316" cy="1709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C3BE8" w14:textId="77777777" w:rsidR="00DC3218" w:rsidRDefault="00DC3218" w:rsidP="002826ED">
            <w:pPr>
              <w:rPr>
                <w:rFonts w:ascii="Times New Roman" w:hAnsi="Times New Roman" w:cs="Times New Roman"/>
              </w:rPr>
            </w:pPr>
          </w:p>
          <w:p w14:paraId="5B1D54BC" w14:textId="77777777" w:rsidR="00DC3218" w:rsidRDefault="00DC3218" w:rsidP="002826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INSERT INTO … VALUES to insert 10 valid records into the table ‘payments’ while the ‘payment_id’ column data is created by auto increment, including four payment methods in the table.</w:t>
            </w:r>
          </w:p>
          <w:p w14:paraId="564F3615" w14:textId="3B5F478A" w:rsidR="00DC3218" w:rsidRPr="00812A9A" w:rsidRDefault="00DC3218" w:rsidP="00282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91" w:type="dxa"/>
          </w:tcPr>
          <w:p w14:paraId="37DA95E7" w14:textId="508B6FFC" w:rsidR="00812A9A" w:rsidRDefault="00812A9A" w:rsidP="002826ED">
            <w:pPr>
              <w:rPr>
                <w:rFonts w:ascii="Times New Roman" w:hAnsi="Times New Roman" w:cs="Times New Roman"/>
              </w:rPr>
            </w:pPr>
            <w:r w:rsidRPr="00812A9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053FF00" wp14:editId="016A5E6C">
                  <wp:extent cx="2333625" cy="1018540"/>
                  <wp:effectExtent l="0" t="0" r="9525" b="0"/>
                  <wp:docPr id="1909944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94452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101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2A9A" w14:paraId="7142392A" w14:textId="77777777" w:rsidTr="00812A9A">
        <w:tc>
          <w:tcPr>
            <w:tcW w:w="9016" w:type="dxa"/>
            <w:gridSpan w:val="2"/>
          </w:tcPr>
          <w:p w14:paraId="7CFF829A" w14:textId="7A643A17" w:rsidR="00812A9A" w:rsidRPr="00F64288" w:rsidRDefault="003F6A94" w:rsidP="003F6A9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F64288">
              <w:rPr>
                <w:rFonts w:ascii="Times New Roman" w:hAnsi="Times New Roman" w:cs="Times New Roman"/>
                <w:b/>
                <w:bCs/>
                <w:i/>
                <w:iCs/>
              </w:rPr>
              <w:t>UPDATE AND DELETE OPERATIONS</w:t>
            </w:r>
          </w:p>
        </w:tc>
      </w:tr>
      <w:tr w:rsidR="00812A9A" w14:paraId="174B4300" w14:textId="77777777" w:rsidTr="00812A9A">
        <w:tc>
          <w:tcPr>
            <w:tcW w:w="5125" w:type="dxa"/>
          </w:tcPr>
          <w:p w14:paraId="710A02CB" w14:textId="77777777" w:rsidR="00812A9A" w:rsidRDefault="008033E0" w:rsidP="002826ED">
            <w:pPr>
              <w:rPr>
                <w:rFonts w:ascii="Times New Roman" w:hAnsi="Times New Roman" w:cs="Times New Roman"/>
              </w:rPr>
            </w:pPr>
            <w:r w:rsidRPr="008033E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1271A1" wp14:editId="099DE5C3">
                  <wp:extent cx="3117215" cy="1416685"/>
                  <wp:effectExtent l="0" t="0" r="6985" b="0"/>
                  <wp:docPr id="1431289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28955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215" cy="1416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0F90FB" w14:textId="77777777" w:rsidR="00DC3218" w:rsidRDefault="00DC3218" w:rsidP="002826ED">
            <w:pPr>
              <w:rPr>
                <w:rFonts w:ascii="Times New Roman" w:hAnsi="Times New Roman" w:cs="Times New Roman"/>
              </w:rPr>
            </w:pPr>
          </w:p>
          <w:p w14:paraId="2AC671FC" w14:textId="76B096C0" w:rsidR="00770426" w:rsidRDefault="00DC3218" w:rsidP="002826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Update the </w:t>
            </w:r>
            <w:r w:rsidR="00FE7F46">
              <w:rPr>
                <w:rFonts w:ascii="Times New Roman" w:hAnsi="Times New Roman" w:cs="Times New Roman"/>
              </w:rPr>
              <w:t>column ‘is_occupied’ to (1) from the table of ‘room’ when it finds out that there is at least one student ‘ACTIVE’ in the same ‘room_id’ from the table of ‘students’ and ‘rooms’.</w:t>
            </w:r>
          </w:p>
          <w:p w14:paraId="70DF55AA" w14:textId="60FC4D77" w:rsidR="00770426" w:rsidRPr="00812A9A" w:rsidRDefault="00770426" w:rsidP="00282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91" w:type="dxa"/>
          </w:tcPr>
          <w:p w14:paraId="42E64754" w14:textId="67956ED8" w:rsidR="00812A9A" w:rsidRDefault="008033E0" w:rsidP="002826ED">
            <w:pPr>
              <w:rPr>
                <w:rFonts w:ascii="Times New Roman" w:hAnsi="Times New Roman" w:cs="Times New Roman"/>
              </w:rPr>
            </w:pPr>
            <w:r w:rsidRPr="008033E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ACA49CE" wp14:editId="6D7E4EE8">
                  <wp:extent cx="2333625" cy="1463040"/>
                  <wp:effectExtent l="0" t="0" r="9525" b="3810"/>
                  <wp:docPr id="473553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55336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2A9A" w14:paraId="06AAC510" w14:textId="77777777" w:rsidTr="00812A9A">
        <w:tc>
          <w:tcPr>
            <w:tcW w:w="5125" w:type="dxa"/>
          </w:tcPr>
          <w:p w14:paraId="50D66CEB" w14:textId="77777777" w:rsidR="00812A9A" w:rsidRDefault="008033E0" w:rsidP="002826ED">
            <w:pPr>
              <w:rPr>
                <w:rFonts w:ascii="Times New Roman" w:hAnsi="Times New Roman" w:cs="Times New Roman"/>
              </w:rPr>
            </w:pPr>
            <w:r w:rsidRPr="008033E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7B2C4F2" wp14:editId="303A4D8F">
                  <wp:extent cx="3117215" cy="509270"/>
                  <wp:effectExtent l="0" t="0" r="6985" b="5080"/>
                  <wp:docPr id="1609709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70910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215" cy="50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A35137" w14:textId="77777777" w:rsidR="00770426" w:rsidRDefault="00770426" w:rsidP="002826ED">
            <w:pPr>
              <w:rPr>
                <w:rFonts w:ascii="Times New Roman" w:hAnsi="Times New Roman" w:cs="Times New Roman"/>
              </w:rPr>
            </w:pPr>
          </w:p>
          <w:p w14:paraId="3ACBEF18" w14:textId="77777777" w:rsidR="00770426" w:rsidRDefault="00770426" w:rsidP="002826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Delete the row in the table ‘maintenance’ when the status shows ‘RESOLVED’ and has already passed 60 days.</w:t>
            </w:r>
          </w:p>
          <w:p w14:paraId="4B833E37" w14:textId="183756D9" w:rsidR="00770426" w:rsidRPr="00812A9A" w:rsidRDefault="00770426" w:rsidP="00282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91" w:type="dxa"/>
          </w:tcPr>
          <w:p w14:paraId="04F6AF2B" w14:textId="65DE5D99" w:rsidR="00812A9A" w:rsidRDefault="008033E0" w:rsidP="002826ED">
            <w:pPr>
              <w:rPr>
                <w:rFonts w:ascii="Times New Roman" w:hAnsi="Times New Roman" w:cs="Times New Roman"/>
              </w:rPr>
            </w:pPr>
            <w:r w:rsidRPr="008033E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EB995BE" wp14:editId="50B267B9">
                  <wp:extent cx="2333625" cy="422910"/>
                  <wp:effectExtent l="0" t="0" r="9525" b="0"/>
                  <wp:docPr id="1588790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79055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33E0" w14:paraId="78D79519" w14:textId="77777777" w:rsidTr="00056E78">
        <w:tc>
          <w:tcPr>
            <w:tcW w:w="9016" w:type="dxa"/>
            <w:gridSpan w:val="2"/>
          </w:tcPr>
          <w:p w14:paraId="378EB58C" w14:textId="7C307BC1" w:rsidR="008033E0" w:rsidRPr="00F64288" w:rsidRDefault="008033E0" w:rsidP="008033E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F64288">
              <w:rPr>
                <w:rFonts w:ascii="Times New Roman" w:hAnsi="Times New Roman" w:cs="Times New Roman"/>
                <w:b/>
                <w:bCs/>
                <w:i/>
                <w:iCs/>
              </w:rPr>
              <w:t>DATA RETRIEVAL AND FILTERING QUERIES</w:t>
            </w:r>
          </w:p>
        </w:tc>
      </w:tr>
      <w:tr w:rsidR="00812A9A" w14:paraId="66B970A3" w14:textId="77777777" w:rsidTr="00812A9A">
        <w:tc>
          <w:tcPr>
            <w:tcW w:w="5125" w:type="dxa"/>
          </w:tcPr>
          <w:p w14:paraId="6999A7A4" w14:textId="77777777" w:rsidR="00812A9A" w:rsidRDefault="005E7B50" w:rsidP="002826ED">
            <w:pPr>
              <w:rPr>
                <w:rFonts w:ascii="Times New Roman" w:hAnsi="Times New Roman" w:cs="Times New Roman"/>
              </w:rPr>
            </w:pPr>
            <w:r w:rsidRPr="005E7B5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1F4E3FE" wp14:editId="4ADB4577">
                  <wp:extent cx="2791215" cy="533474"/>
                  <wp:effectExtent l="0" t="0" r="9525" b="0"/>
                  <wp:docPr id="921098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098583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215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38B4C" w14:textId="77777777" w:rsidR="00770426" w:rsidRDefault="00770426" w:rsidP="002826ED">
            <w:pPr>
              <w:rPr>
                <w:rFonts w:ascii="Times New Roman" w:hAnsi="Times New Roman" w:cs="Times New Roman"/>
              </w:rPr>
            </w:pPr>
          </w:p>
          <w:p w14:paraId="4D851BA3" w14:textId="77777777" w:rsidR="00770426" w:rsidRDefault="00770426" w:rsidP="002826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Display the row from the table ‘room_types’ where the rent value is between RM400 and RM800.</w:t>
            </w:r>
          </w:p>
          <w:p w14:paraId="46653AEB" w14:textId="302384F4" w:rsidR="00770426" w:rsidRPr="00812A9A" w:rsidRDefault="00770426" w:rsidP="00282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91" w:type="dxa"/>
          </w:tcPr>
          <w:p w14:paraId="34922C47" w14:textId="44133C69" w:rsidR="00812A9A" w:rsidRDefault="005E7B50" w:rsidP="002826ED">
            <w:pPr>
              <w:rPr>
                <w:rFonts w:ascii="Times New Roman" w:hAnsi="Times New Roman" w:cs="Times New Roman"/>
              </w:rPr>
            </w:pPr>
            <w:r w:rsidRPr="005E7B5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015B77" wp14:editId="1C1EBD79">
                  <wp:extent cx="2333625" cy="878205"/>
                  <wp:effectExtent l="0" t="0" r="9525" b="0"/>
                  <wp:docPr id="1117523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52362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7B50" w14:paraId="405559FF" w14:textId="77777777" w:rsidTr="00812A9A">
        <w:tc>
          <w:tcPr>
            <w:tcW w:w="5125" w:type="dxa"/>
          </w:tcPr>
          <w:p w14:paraId="48FF1876" w14:textId="77777777" w:rsidR="005E7B50" w:rsidRDefault="005E7B50" w:rsidP="002826ED">
            <w:pPr>
              <w:rPr>
                <w:rFonts w:ascii="Times New Roman" w:hAnsi="Times New Roman" w:cs="Times New Roman"/>
              </w:rPr>
            </w:pPr>
            <w:r w:rsidRPr="005E7B5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0374A2" wp14:editId="579E2286">
                  <wp:extent cx="2029108" cy="514422"/>
                  <wp:effectExtent l="0" t="0" r="0" b="0"/>
                  <wp:docPr id="381245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24549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108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C136D" w14:textId="77777777" w:rsidR="00770426" w:rsidRDefault="00770426" w:rsidP="002826ED">
            <w:pPr>
              <w:rPr>
                <w:rFonts w:ascii="Times New Roman" w:hAnsi="Times New Roman" w:cs="Times New Roman"/>
              </w:rPr>
            </w:pPr>
          </w:p>
          <w:p w14:paraId="2367CFD1" w14:textId="77777777" w:rsidR="00770426" w:rsidRDefault="00770426" w:rsidP="002826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Display the row from the table ‘students’ where the first name of the student starts with the letter ‘A’.</w:t>
            </w:r>
          </w:p>
          <w:p w14:paraId="343B782B" w14:textId="6D21EF63" w:rsidR="00770426" w:rsidRPr="005E7B50" w:rsidRDefault="00770426" w:rsidP="00282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91" w:type="dxa"/>
          </w:tcPr>
          <w:p w14:paraId="687DE209" w14:textId="04748713" w:rsidR="005E7B50" w:rsidRPr="005E7B50" w:rsidRDefault="005E7B50" w:rsidP="002826ED">
            <w:pPr>
              <w:rPr>
                <w:rFonts w:ascii="Times New Roman" w:hAnsi="Times New Roman" w:cs="Times New Roman"/>
              </w:rPr>
            </w:pPr>
            <w:r w:rsidRPr="005E7B50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056E949C" wp14:editId="7E47DAB1">
                  <wp:extent cx="2333625" cy="193040"/>
                  <wp:effectExtent l="0" t="0" r="9525" b="0"/>
                  <wp:docPr id="2049344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344068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19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7B50" w14:paraId="56CA3992" w14:textId="77777777" w:rsidTr="00812A9A">
        <w:tc>
          <w:tcPr>
            <w:tcW w:w="5125" w:type="dxa"/>
          </w:tcPr>
          <w:p w14:paraId="66E719A9" w14:textId="77777777" w:rsidR="005E7B50" w:rsidRDefault="005E7B50" w:rsidP="002826ED">
            <w:pPr>
              <w:rPr>
                <w:rFonts w:ascii="Times New Roman" w:hAnsi="Times New Roman" w:cs="Times New Roman"/>
              </w:rPr>
            </w:pPr>
            <w:r w:rsidRPr="005E7B5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1D5F36" wp14:editId="1EDA622D">
                  <wp:extent cx="2838846" cy="523948"/>
                  <wp:effectExtent l="0" t="0" r="0" b="9525"/>
                  <wp:docPr id="1256610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610508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846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FEEE3" w14:textId="77777777" w:rsidR="00770426" w:rsidRDefault="00770426" w:rsidP="002826ED">
            <w:pPr>
              <w:rPr>
                <w:rFonts w:ascii="Times New Roman" w:hAnsi="Times New Roman" w:cs="Times New Roman"/>
              </w:rPr>
            </w:pPr>
          </w:p>
          <w:p w14:paraId="5ABD4F09" w14:textId="77777777" w:rsidR="00770426" w:rsidRDefault="00770426" w:rsidP="002826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Display the row from the table ‘payments’ where the students pay using ‘FPX’ or ‘CARD’.</w:t>
            </w:r>
          </w:p>
          <w:p w14:paraId="35E591DF" w14:textId="45FC828F" w:rsidR="00770426" w:rsidRPr="005E7B50" w:rsidRDefault="00770426" w:rsidP="00282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91" w:type="dxa"/>
          </w:tcPr>
          <w:p w14:paraId="4319FB4B" w14:textId="2643308F" w:rsidR="005E7B50" w:rsidRPr="005E7B50" w:rsidRDefault="005E7B50" w:rsidP="002826ED">
            <w:pPr>
              <w:rPr>
                <w:rFonts w:ascii="Times New Roman" w:hAnsi="Times New Roman" w:cs="Times New Roman"/>
              </w:rPr>
            </w:pPr>
            <w:r w:rsidRPr="005E7B5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AA9E89" wp14:editId="7E90DDA2">
                  <wp:extent cx="2333625" cy="488315"/>
                  <wp:effectExtent l="0" t="0" r="9525" b="6985"/>
                  <wp:docPr id="121468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6887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48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7B50" w14:paraId="72433EF2" w14:textId="77777777" w:rsidTr="00812A9A">
        <w:tc>
          <w:tcPr>
            <w:tcW w:w="5125" w:type="dxa"/>
          </w:tcPr>
          <w:p w14:paraId="68488C5E" w14:textId="77777777" w:rsidR="005E7B50" w:rsidRDefault="005E7B50" w:rsidP="002826ED">
            <w:pPr>
              <w:rPr>
                <w:rFonts w:ascii="Times New Roman" w:hAnsi="Times New Roman" w:cs="Times New Roman"/>
              </w:rPr>
            </w:pPr>
            <w:r w:rsidRPr="005E7B5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30C54F1" wp14:editId="1B238821">
                  <wp:extent cx="3117215" cy="538480"/>
                  <wp:effectExtent l="0" t="0" r="6985" b="0"/>
                  <wp:docPr id="249418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1801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215" cy="53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D5C56D" w14:textId="77777777" w:rsidR="00770426" w:rsidRDefault="00770426" w:rsidP="002826ED">
            <w:pPr>
              <w:rPr>
                <w:rFonts w:ascii="Times New Roman" w:hAnsi="Times New Roman" w:cs="Times New Roman"/>
              </w:rPr>
            </w:pPr>
          </w:p>
          <w:p w14:paraId="6E6D6C29" w14:textId="77777777" w:rsidR="00770426" w:rsidRDefault="00770426" w:rsidP="002826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Display the row from the table ‘maintenance’ where the severity is high and medium, and status with ‘OPEN’.</w:t>
            </w:r>
          </w:p>
          <w:p w14:paraId="3214A2A4" w14:textId="46AC5E79" w:rsidR="00770426" w:rsidRPr="005E7B50" w:rsidRDefault="00770426" w:rsidP="00282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91" w:type="dxa"/>
          </w:tcPr>
          <w:p w14:paraId="5CB04B3D" w14:textId="20119AAE" w:rsidR="005E7B50" w:rsidRPr="005E7B50" w:rsidRDefault="00BF3CAD" w:rsidP="002826ED">
            <w:pPr>
              <w:rPr>
                <w:rFonts w:ascii="Times New Roman" w:hAnsi="Times New Roman" w:cs="Times New Roman"/>
              </w:rPr>
            </w:pPr>
            <w:r w:rsidRPr="00BF3CAD">
              <w:rPr>
                <w:rFonts w:ascii="Times New Roman" w:hAnsi="Times New Roman" w:cs="Times New Roman"/>
              </w:rPr>
              <w:drawing>
                <wp:inline distT="0" distB="0" distL="0" distR="0" wp14:anchorId="5E67BFE1" wp14:editId="4D38FD32">
                  <wp:extent cx="2333625" cy="437515"/>
                  <wp:effectExtent l="0" t="0" r="9525" b="635"/>
                  <wp:docPr id="1652902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902435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43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7B50" w14:paraId="160BDE60" w14:textId="77777777" w:rsidTr="008130A0">
        <w:tc>
          <w:tcPr>
            <w:tcW w:w="9016" w:type="dxa"/>
            <w:gridSpan w:val="2"/>
          </w:tcPr>
          <w:p w14:paraId="33A9D98E" w14:textId="1842CDC7" w:rsidR="005E7B50" w:rsidRPr="00F64288" w:rsidRDefault="005E7B50" w:rsidP="005E7B5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F64288">
              <w:rPr>
                <w:rFonts w:ascii="Times New Roman" w:hAnsi="Times New Roman" w:cs="Times New Roman"/>
                <w:b/>
                <w:bCs/>
                <w:i/>
                <w:iCs/>
              </w:rPr>
              <w:t>FUNCTION AND EXPRESSIONS</w:t>
            </w:r>
          </w:p>
        </w:tc>
      </w:tr>
      <w:tr w:rsidR="005E7B50" w14:paraId="78710C6A" w14:textId="77777777" w:rsidTr="00812A9A">
        <w:tc>
          <w:tcPr>
            <w:tcW w:w="5125" w:type="dxa"/>
          </w:tcPr>
          <w:p w14:paraId="55F2B2D1" w14:textId="77777777" w:rsidR="005E7B50" w:rsidRDefault="001F64FD" w:rsidP="002826ED">
            <w:pPr>
              <w:rPr>
                <w:rFonts w:ascii="Times New Roman" w:hAnsi="Times New Roman" w:cs="Times New Roman"/>
              </w:rPr>
            </w:pPr>
            <w:r w:rsidRPr="001F64F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A3A266" wp14:editId="1B99F135">
                  <wp:extent cx="3117215" cy="1171575"/>
                  <wp:effectExtent l="0" t="0" r="6985" b="9525"/>
                  <wp:docPr id="1404013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013524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21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458DB" w14:textId="77777777" w:rsidR="00770426" w:rsidRDefault="00770426" w:rsidP="002826ED">
            <w:pPr>
              <w:rPr>
                <w:rFonts w:ascii="Times New Roman" w:hAnsi="Times New Roman" w:cs="Times New Roman"/>
              </w:rPr>
            </w:pPr>
          </w:p>
          <w:p w14:paraId="6154F778" w14:textId="77777777" w:rsidR="00770426" w:rsidRDefault="00770426" w:rsidP="002826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Calculate the sum of the amount with the category of payment method and display it in a table.</w:t>
            </w:r>
          </w:p>
          <w:p w14:paraId="4DB88054" w14:textId="00024276" w:rsidR="00770426" w:rsidRPr="005E7B50" w:rsidRDefault="00770426" w:rsidP="00282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91" w:type="dxa"/>
          </w:tcPr>
          <w:p w14:paraId="3A1FFE71" w14:textId="4DAB42E3" w:rsidR="005E7B50" w:rsidRPr="005E7B50" w:rsidRDefault="001F64FD" w:rsidP="002826ED">
            <w:pPr>
              <w:rPr>
                <w:rFonts w:ascii="Times New Roman" w:hAnsi="Times New Roman" w:cs="Times New Roman"/>
              </w:rPr>
            </w:pPr>
            <w:r w:rsidRPr="001F64F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31EE7C" wp14:editId="1C96D3BB">
                  <wp:extent cx="1629002" cy="1095528"/>
                  <wp:effectExtent l="0" t="0" r="0" b="9525"/>
                  <wp:docPr id="2104460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460918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002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4FD" w14:paraId="16F4B596" w14:textId="77777777" w:rsidTr="00812A9A">
        <w:tc>
          <w:tcPr>
            <w:tcW w:w="5125" w:type="dxa"/>
          </w:tcPr>
          <w:p w14:paraId="7AF6A1DA" w14:textId="77777777" w:rsidR="001F64FD" w:rsidRDefault="00F64288" w:rsidP="002826ED">
            <w:pPr>
              <w:rPr>
                <w:rFonts w:ascii="Times New Roman" w:hAnsi="Times New Roman" w:cs="Times New Roman"/>
              </w:rPr>
            </w:pPr>
            <w:r w:rsidRPr="00F6428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ACC00B" wp14:editId="7D502D8D">
                  <wp:extent cx="3117215" cy="829310"/>
                  <wp:effectExtent l="0" t="0" r="6985" b="8890"/>
                  <wp:docPr id="1216332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332305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215" cy="82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747B5F" w14:textId="77777777" w:rsidR="00770426" w:rsidRDefault="00770426" w:rsidP="002826ED">
            <w:pPr>
              <w:rPr>
                <w:rFonts w:ascii="Times New Roman" w:hAnsi="Times New Roman" w:cs="Times New Roman"/>
              </w:rPr>
            </w:pPr>
          </w:p>
          <w:p w14:paraId="1FC64D9A" w14:textId="66B58B74" w:rsidR="00770426" w:rsidRPr="001F64FD" w:rsidRDefault="00770426" w:rsidP="002826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Display the combined first name and last name as ‘full_name’ and mention the total length of the first name and last name in a table.</w:t>
            </w:r>
          </w:p>
        </w:tc>
        <w:tc>
          <w:tcPr>
            <w:tcW w:w="3891" w:type="dxa"/>
          </w:tcPr>
          <w:p w14:paraId="159BD986" w14:textId="3827DD62" w:rsidR="001F64FD" w:rsidRPr="001F64FD" w:rsidRDefault="00F64288" w:rsidP="002826ED">
            <w:pPr>
              <w:rPr>
                <w:rFonts w:ascii="Times New Roman" w:hAnsi="Times New Roman" w:cs="Times New Roman"/>
              </w:rPr>
            </w:pPr>
            <w:r w:rsidRPr="00F6428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C64D49C" wp14:editId="733D66F8">
                  <wp:extent cx="2333625" cy="1626235"/>
                  <wp:effectExtent l="0" t="0" r="9525" b="0"/>
                  <wp:docPr id="2034626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626414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162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88E7F1" w14:textId="77777777" w:rsidR="002826ED" w:rsidRDefault="002826ED">
      <w:pPr>
        <w:rPr>
          <w:rFonts w:ascii="Times New Roman" w:hAnsi="Times New Roman" w:cs="Times New Roman"/>
        </w:rPr>
      </w:pPr>
    </w:p>
    <w:p w14:paraId="148A4CC2" w14:textId="77777777" w:rsidR="00F64288" w:rsidRDefault="00F642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10D9E53" w14:textId="3655CC45" w:rsidR="00F64288" w:rsidRPr="00F64288" w:rsidRDefault="00F642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4288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3: REPORTING AND AGGREGATION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3"/>
        <w:gridCol w:w="3893"/>
      </w:tblGrid>
      <w:tr w:rsidR="00325605" w14:paraId="3A56F722" w14:textId="77777777" w:rsidTr="0050230E">
        <w:tc>
          <w:tcPr>
            <w:tcW w:w="5117" w:type="dxa"/>
          </w:tcPr>
          <w:p w14:paraId="6CB1DEF9" w14:textId="4F764CF4" w:rsidR="00F64288" w:rsidRPr="00F64288" w:rsidRDefault="00F64288" w:rsidP="00F6428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64288">
              <w:rPr>
                <w:rFonts w:ascii="Times New Roman" w:hAnsi="Times New Roman" w:cs="Times New Roman"/>
                <w:b/>
                <w:bCs/>
              </w:rPr>
              <w:t>SQL COMMAND</w:t>
            </w:r>
          </w:p>
        </w:tc>
        <w:tc>
          <w:tcPr>
            <w:tcW w:w="3899" w:type="dxa"/>
          </w:tcPr>
          <w:p w14:paraId="7EC3D889" w14:textId="0873146C" w:rsidR="00F64288" w:rsidRPr="00F64288" w:rsidRDefault="00F64288" w:rsidP="00F6428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64288">
              <w:rPr>
                <w:rFonts w:ascii="Times New Roman" w:hAnsi="Times New Roman" w:cs="Times New Roman"/>
                <w:b/>
                <w:bCs/>
              </w:rPr>
              <w:t>OUTPUT / RESULT</w:t>
            </w:r>
          </w:p>
        </w:tc>
      </w:tr>
      <w:tr w:rsidR="00F64288" w14:paraId="012F356F" w14:textId="77777777" w:rsidTr="00F736FC">
        <w:tc>
          <w:tcPr>
            <w:tcW w:w="9016" w:type="dxa"/>
            <w:gridSpan w:val="2"/>
          </w:tcPr>
          <w:p w14:paraId="62736D26" w14:textId="734C0256" w:rsidR="00F64288" w:rsidRPr="00F64288" w:rsidRDefault="00F64288" w:rsidP="00F6428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F64288">
              <w:rPr>
                <w:rFonts w:ascii="Times New Roman" w:hAnsi="Times New Roman" w:cs="Times New Roman"/>
                <w:b/>
                <w:bCs/>
                <w:i/>
                <w:iCs/>
              </w:rPr>
              <w:t>CREATE A VIEW v_room_status WITH COLUMNS</w:t>
            </w:r>
          </w:p>
        </w:tc>
      </w:tr>
      <w:tr w:rsidR="00325605" w14:paraId="037F13BF" w14:textId="77777777" w:rsidTr="0050230E">
        <w:tc>
          <w:tcPr>
            <w:tcW w:w="5117" w:type="dxa"/>
          </w:tcPr>
          <w:p w14:paraId="22805035" w14:textId="77595BEA" w:rsidR="00F64288" w:rsidRDefault="002E04C6" w:rsidP="00F64288">
            <w:pPr>
              <w:rPr>
                <w:rFonts w:ascii="Times New Roman" w:hAnsi="Times New Roman" w:cs="Times New Roman"/>
              </w:rPr>
            </w:pPr>
            <w:r w:rsidRPr="002E04C6">
              <w:rPr>
                <w:rFonts w:ascii="Times New Roman" w:hAnsi="Times New Roman" w:cs="Times New Roman"/>
              </w:rPr>
              <w:drawing>
                <wp:inline distT="0" distB="0" distL="0" distR="0" wp14:anchorId="3A282575" wp14:editId="45352D87">
                  <wp:extent cx="3158874" cy="2651760"/>
                  <wp:effectExtent l="0" t="0" r="3810" b="0"/>
                  <wp:docPr id="2040859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859930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0027" cy="2661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F506A" w14:textId="77777777" w:rsidR="00B2408D" w:rsidRDefault="00B2408D" w:rsidP="00F64288">
            <w:pPr>
              <w:rPr>
                <w:rFonts w:ascii="Times New Roman" w:hAnsi="Times New Roman" w:cs="Times New Roman"/>
              </w:rPr>
            </w:pPr>
          </w:p>
          <w:p w14:paraId="28F2DDFE" w14:textId="7BEB7E74" w:rsidR="00CC04CE" w:rsidRDefault="009419F8" w:rsidP="00F642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CREATE VIEW to c</w:t>
            </w:r>
            <w:r w:rsidR="00335784">
              <w:rPr>
                <w:rFonts w:ascii="Times New Roman" w:hAnsi="Times New Roman" w:cs="Times New Roman"/>
              </w:rPr>
              <w:t xml:space="preserve">reate a </w:t>
            </w:r>
            <w:r w:rsidR="00634575">
              <w:rPr>
                <w:rFonts w:ascii="Times New Roman" w:hAnsi="Times New Roman" w:cs="Times New Roman"/>
              </w:rPr>
              <w:t xml:space="preserve">virtual table </w:t>
            </w:r>
            <w:r w:rsidR="003F68BE">
              <w:rPr>
                <w:rFonts w:ascii="Times New Roman" w:hAnsi="Times New Roman" w:cs="Times New Roman"/>
              </w:rPr>
              <w:t>named</w:t>
            </w:r>
            <w:r w:rsidR="00634575">
              <w:rPr>
                <w:rFonts w:ascii="Times New Roman" w:hAnsi="Times New Roman" w:cs="Times New Roman"/>
              </w:rPr>
              <w:t xml:space="preserve"> ‘v_room_status’. </w:t>
            </w:r>
          </w:p>
          <w:p w14:paraId="5FDA4B96" w14:textId="42F8484D" w:rsidR="00CC04CE" w:rsidRDefault="00F31628" w:rsidP="00F642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 </w:t>
            </w:r>
            <w:r w:rsidR="009419F8">
              <w:rPr>
                <w:rFonts w:ascii="Times New Roman" w:hAnsi="Times New Roman" w:cs="Times New Roman"/>
              </w:rPr>
              <w:t>SELECT</w:t>
            </w:r>
            <w:r w:rsidR="0063457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the </w:t>
            </w:r>
            <w:r w:rsidR="00634575">
              <w:rPr>
                <w:rFonts w:ascii="Times New Roman" w:hAnsi="Times New Roman" w:cs="Times New Roman"/>
              </w:rPr>
              <w:t>column of ‘room_no’, ‘type_name’, ‘</w:t>
            </w:r>
            <w:r w:rsidR="000040CC">
              <w:rPr>
                <w:rFonts w:ascii="Times New Roman" w:hAnsi="Times New Roman" w:cs="Times New Roman"/>
              </w:rPr>
              <w:t>floor_no’, ‘capacity’ directly from the original tables</w:t>
            </w:r>
            <w:r w:rsidR="003F68BE">
              <w:rPr>
                <w:rFonts w:ascii="Times New Roman" w:hAnsi="Times New Roman" w:cs="Times New Roman"/>
              </w:rPr>
              <w:t>,</w:t>
            </w:r>
            <w:r w:rsidR="000040CC">
              <w:rPr>
                <w:rFonts w:ascii="Times New Roman" w:hAnsi="Times New Roman" w:cs="Times New Roman"/>
              </w:rPr>
              <w:t xml:space="preserve"> which are ‘rooms’</w:t>
            </w:r>
            <w:r w:rsidR="00E33BEA">
              <w:rPr>
                <w:rFonts w:ascii="Times New Roman" w:hAnsi="Times New Roman" w:cs="Times New Roman"/>
              </w:rPr>
              <w:t xml:space="preserve"> stands for r, and ‘room_types’ stands for rt.</w:t>
            </w:r>
            <w:r w:rsidR="009419F8">
              <w:rPr>
                <w:rFonts w:ascii="Times New Roman" w:hAnsi="Times New Roman" w:cs="Times New Roman"/>
              </w:rPr>
              <w:t xml:space="preserve"> </w:t>
            </w:r>
          </w:p>
          <w:p w14:paraId="5259558B" w14:textId="075FA21D" w:rsidR="00F02FEA" w:rsidRDefault="009419F8" w:rsidP="00F642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 COUNT </w:t>
            </w:r>
            <w:r w:rsidR="00F31628">
              <w:rPr>
                <w:rFonts w:ascii="Times New Roman" w:hAnsi="Times New Roman" w:cs="Times New Roman"/>
              </w:rPr>
              <w:t xml:space="preserve">to count the </w:t>
            </w:r>
            <w:r w:rsidR="00CC0F17">
              <w:rPr>
                <w:rFonts w:ascii="Times New Roman" w:hAnsi="Times New Roman" w:cs="Times New Roman"/>
              </w:rPr>
              <w:t>number of students checked into the room</w:t>
            </w:r>
            <w:r w:rsidR="00C50ECF">
              <w:rPr>
                <w:rFonts w:ascii="Times New Roman" w:hAnsi="Times New Roman" w:cs="Times New Roman"/>
              </w:rPr>
              <w:t xml:space="preserve"> and name as ‘n_occupants’</w:t>
            </w:r>
            <w:r w:rsidR="00CC04CE">
              <w:rPr>
                <w:rFonts w:ascii="Times New Roman" w:hAnsi="Times New Roman" w:cs="Times New Roman"/>
              </w:rPr>
              <w:t xml:space="preserve">. Also, count the number of </w:t>
            </w:r>
            <w:r w:rsidR="00C50ECF">
              <w:rPr>
                <w:rFonts w:ascii="Times New Roman" w:hAnsi="Times New Roman" w:cs="Times New Roman"/>
              </w:rPr>
              <w:t xml:space="preserve">pending maintenance </w:t>
            </w:r>
            <w:r w:rsidR="003F68BE">
              <w:rPr>
                <w:rFonts w:ascii="Times New Roman" w:hAnsi="Times New Roman" w:cs="Times New Roman"/>
              </w:rPr>
              <w:t>tasks for</w:t>
            </w:r>
            <w:r w:rsidR="00C50ECF">
              <w:rPr>
                <w:rFonts w:ascii="Times New Roman" w:hAnsi="Times New Roman" w:cs="Times New Roman"/>
              </w:rPr>
              <w:t xml:space="preserve"> the room and name </w:t>
            </w:r>
            <w:r w:rsidR="003F68BE">
              <w:rPr>
                <w:rFonts w:ascii="Times New Roman" w:hAnsi="Times New Roman" w:cs="Times New Roman"/>
              </w:rPr>
              <w:t xml:space="preserve">it </w:t>
            </w:r>
            <w:r w:rsidR="00C50ECF">
              <w:rPr>
                <w:rFonts w:ascii="Times New Roman" w:hAnsi="Times New Roman" w:cs="Times New Roman"/>
              </w:rPr>
              <w:t>as ‘pending_issues’.</w:t>
            </w:r>
            <w:r w:rsidR="00F02FEA">
              <w:rPr>
                <w:rFonts w:ascii="Times New Roman" w:hAnsi="Times New Roman" w:cs="Times New Roman"/>
              </w:rPr>
              <w:t xml:space="preserve"> </w:t>
            </w:r>
          </w:p>
          <w:p w14:paraId="66CCF614" w14:textId="77777777" w:rsidR="00B2408D" w:rsidRDefault="00F02FEA" w:rsidP="00F642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 CASE </w:t>
            </w:r>
            <w:r w:rsidR="003F68BE">
              <w:rPr>
                <w:rFonts w:ascii="Times New Roman" w:hAnsi="Times New Roman" w:cs="Times New Roman"/>
              </w:rPr>
              <w:t>WHEN to identify whether the room is vacant or not in a boolean state.</w:t>
            </w:r>
          </w:p>
          <w:p w14:paraId="174D4767" w14:textId="77777777" w:rsidR="005A5DDC" w:rsidRDefault="00023689" w:rsidP="00F64288">
            <w:pPr>
              <w:rPr>
                <w:rFonts w:ascii="Times New Roman" w:hAnsi="Times New Roman" w:cs="Times New Roman"/>
              </w:rPr>
            </w:pPr>
            <w:r w:rsidRPr="00023689">
              <w:rPr>
                <w:rFonts w:ascii="Times New Roman" w:hAnsi="Times New Roman" w:cs="Times New Roman"/>
              </w:rPr>
              <w:t xml:space="preserve">These lines </w:t>
            </w:r>
            <w:r w:rsidR="005A5DDC">
              <w:rPr>
                <w:rFonts w:ascii="Times New Roman" w:hAnsi="Times New Roman" w:cs="Times New Roman"/>
              </w:rPr>
              <w:t>JOIN</w:t>
            </w:r>
            <w:r w:rsidRPr="00023689">
              <w:rPr>
                <w:rFonts w:ascii="Times New Roman" w:hAnsi="Times New Roman" w:cs="Times New Roman"/>
              </w:rPr>
              <w:t xml:space="preserve"> each room with its room type, active students, and open maintenance issues, then </w:t>
            </w:r>
            <w:r w:rsidR="005A5DDC">
              <w:rPr>
                <w:rFonts w:ascii="Times New Roman" w:hAnsi="Times New Roman" w:cs="Times New Roman"/>
              </w:rPr>
              <w:t>GROUP</w:t>
            </w:r>
            <w:r w:rsidRPr="00023689">
              <w:rPr>
                <w:rFonts w:ascii="Times New Roman" w:hAnsi="Times New Roman" w:cs="Times New Roman"/>
              </w:rPr>
              <w:t xml:space="preserve"> the data so every room appears as one row with correct counts of occupants and issues.</w:t>
            </w:r>
          </w:p>
          <w:p w14:paraId="0B2182A6" w14:textId="1E90C2B9" w:rsidR="005A5DDC" w:rsidRDefault="005A5DDC" w:rsidP="00F642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99" w:type="dxa"/>
          </w:tcPr>
          <w:p w14:paraId="1F9DCAF0" w14:textId="7D2DBCE9" w:rsidR="00F64288" w:rsidRDefault="00164421" w:rsidP="00F64288">
            <w:pPr>
              <w:rPr>
                <w:rFonts w:ascii="Times New Roman" w:hAnsi="Times New Roman" w:cs="Times New Roman"/>
              </w:rPr>
            </w:pPr>
            <w:r w:rsidRPr="00164421">
              <w:rPr>
                <w:rFonts w:ascii="Times New Roman" w:hAnsi="Times New Roman" w:cs="Times New Roman"/>
              </w:rPr>
              <w:drawing>
                <wp:inline distT="0" distB="0" distL="0" distR="0" wp14:anchorId="5EB53C9D" wp14:editId="78889E20">
                  <wp:extent cx="2361859" cy="853577"/>
                  <wp:effectExtent l="0" t="0" r="635" b="3810"/>
                  <wp:docPr id="413811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811540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029" cy="869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30E" w14:paraId="0956E60C" w14:textId="77777777" w:rsidTr="006A0372">
        <w:tc>
          <w:tcPr>
            <w:tcW w:w="9016" w:type="dxa"/>
            <w:gridSpan w:val="2"/>
          </w:tcPr>
          <w:p w14:paraId="5AC31704" w14:textId="7187F425" w:rsidR="0050230E" w:rsidRPr="0085715C" w:rsidRDefault="006A6DED" w:rsidP="0050230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85715C">
              <w:rPr>
                <w:rFonts w:ascii="Times New Roman" w:hAnsi="Times New Roman" w:cs="Times New Roman"/>
                <w:b/>
                <w:bCs/>
                <w:i/>
                <w:iCs/>
              </w:rPr>
              <w:t>SUMMARY QUERIES</w:t>
            </w:r>
          </w:p>
        </w:tc>
      </w:tr>
      <w:tr w:rsidR="006A6DED" w14:paraId="775A2B57" w14:textId="77777777" w:rsidTr="00282148">
        <w:tc>
          <w:tcPr>
            <w:tcW w:w="9016" w:type="dxa"/>
            <w:gridSpan w:val="2"/>
          </w:tcPr>
          <w:p w14:paraId="2F70041A" w14:textId="229EFF0C" w:rsidR="006A6DED" w:rsidRPr="006A6DED" w:rsidRDefault="006A6DED" w:rsidP="006A6DE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Total number of students </w:t>
            </w:r>
            <w:r w:rsidR="006C1C05">
              <w:rPr>
                <w:rFonts w:ascii="Times New Roman" w:hAnsi="Times New Roman" w:cs="Times New Roman"/>
              </w:rPr>
              <w:t>per room type</w:t>
            </w:r>
          </w:p>
        </w:tc>
      </w:tr>
      <w:tr w:rsidR="00325605" w14:paraId="76930E88" w14:textId="77777777" w:rsidTr="0050230E">
        <w:tc>
          <w:tcPr>
            <w:tcW w:w="5117" w:type="dxa"/>
          </w:tcPr>
          <w:p w14:paraId="2D4E86F1" w14:textId="77777777" w:rsidR="00F64288" w:rsidRDefault="00E6185D" w:rsidP="00F64288">
            <w:pPr>
              <w:rPr>
                <w:rFonts w:ascii="Times New Roman" w:hAnsi="Times New Roman" w:cs="Times New Roman"/>
              </w:rPr>
            </w:pPr>
            <w:r w:rsidRPr="00E6185D">
              <w:rPr>
                <w:rFonts w:ascii="Times New Roman" w:hAnsi="Times New Roman" w:cs="Times New Roman"/>
              </w:rPr>
              <w:drawing>
                <wp:inline distT="0" distB="0" distL="0" distR="0" wp14:anchorId="1534F9E1" wp14:editId="2F0E8C60">
                  <wp:extent cx="3107785" cy="1388745"/>
                  <wp:effectExtent l="0" t="0" r="0" b="1905"/>
                  <wp:docPr id="550040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040224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413" cy="1393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564AD7" w14:textId="77777777" w:rsidR="00B2408D" w:rsidRDefault="00B2408D" w:rsidP="00F64288">
            <w:pPr>
              <w:rPr>
                <w:rFonts w:ascii="Times New Roman" w:hAnsi="Times New Roman" w:cs="Times New Roman"/>
              </w:rPr>
            </w:pPr>
          </w:p>
          <w:p w14:paraId="593D96E6" w14:textId="4BC98049" w:rsidR="00B2408D" w:rsidRDefault="00AD1F52" w:rsidP="00F642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 COUNT to </w:t>
            </w:r>
            <w:r w:rsidR="0014108F">
              <w:rPr>
                <w:rFonts w:ascii="Times New Roman" w:hAnsi="Times New Roman" w:cs="Times New Roman"/>
              </w:rPr>
              <w:t xml:space="preserve">calculate the total number of students for each room type. </w:t>
            </w:r>
            <w:r w:rsidR="00D01591">
              <w:rPr>
                <w:rFonts w:ascii="Times New Roman" w:hAnsi="Times New Roman" w:cs="Times New Roman"/>
              </w:rPr>
              <w:t>The</w:t>
            </w:r>
            <w:r w:rsidR="00A93344">
              <w:rPr>
                <w:rFonts w:ascii="Times New Roman" w:hAnsi="Times New Roman" w:cs="Times New Roman"/>
              </w:rPr>
              <w:t xml:space="preserve"> query </w:t>
            </w:r>
            <w:r w:rsidR="002941D0">
              <w:rPr>
                <w:rFonts w:ascii="Times New Roman" w:hAnsi="Times New Roman" w:cs="Times New Roman"/>
              </w:rPr>
              <w:t xml:space="preserve">starts from </w:t>
            </w:r>
            <w:r w:rsidR="005C61EC">
              <w:rPr>
                <w:rFonts w:ascii="Times New Roman" w:hAnsi="Times New Roman" w:cs="Times New Roman"/>
              </w:rPr>
              <w:t>‘</w:t>
            </w:r>
            <w:r w:rsidR="002941D0">
              <w:rPr>
                <w:rFonts w:ascii="Times New Roman" w:hAnsi="Times New Roman" w:cs="Times New Roman"/>
              </w:rPr>
              <w:t>room_types</w:t>
            </w:r>
            <w:r w:rsidR="005C61EC">
              <w:rPr>
                <w:rFonts w:ascii="Times New Roman" w:hAnsi="Times New Roman" w:cs="Times New Roman"/>
              </w:rPr>
              <w:t>’</w:t>
            </w:r>
            <w:r w:rsidR="002941D0">
              <w:rPr>
                <w:rFonts w:ascii="Times New Roman" w:hAnsi="Times New Roman" w:cs="Times New Roman"/>
              </w:rPr>
              <w:t xml:space="preserve">, LEFT JOIN it with ‘rooms’ and then ‘students’ to include all room types even if they have </w:t>
            </w:r>
            <w:r w:rsidR="002941D0">
              <w:rPr>
                <w:rFonts w:ascii="Times New Roman" w:hAnsi="Times New Roman" w:cs="Times New Roman"/>
              </w:rPr>
              <w:lastRenderedPageBreak/>
              <w:t>no rooms or students</w:t>
            </w:r>
            <w:r w:rsidR="005D09B2">
              <w:rPr>
                <w:rFonts w:ascii="Times New Roman" w:hAnsi="Times New Roman" w:cs="Times New Roman"/>
              </w:rPr>
              <w:t>,</w:t>
            </w:r>
            <w:r w:rsidR="002941D0">
              <w:rPr>
                <w:rFonts w:ascii="Times New Roman" w:hAnsi="Times New Roman" w:cs="Times New Roman"/>
              </w:rPr>
              <w:t xml:space="preserve"> and finally GROUP BY </w:t>
            </w:r>
            <w:r w:rsidR="005C61EC">
              <w:rPr>
                <w:rFonts w:ascii="Times New Roman" w:hAnsi="Times New Roman" w:cs="Times New Roman"/>
              </w:rPr>
              <w:t>the room type.</w:t>
            </w:r>
          </w:p>
        </w:tc>
        <w:tc>
          <w:tcPr>
            <w:tcW w:w="3899" w:type="dxa"/>
          </w:tcPr>
          <w:p w14:paraId="2AD2DDC8" w14:textId="39A92F1E" w:rsidR="00B2408D" w:rsidRDefault="00930744" w:rsidP="00F64288">
            <w:pPr>
              <w:rPr>
                <w:rFonts w:ascii="Times New Roman" w:hAnsi="Times New Roman" w:cs="Times New Roman"/>
              </w:rPr>
            </w:pPr>
            <w:r w:rsidRPr="00930744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2A81637F" wp14:editId="40D2D18F">
                  <wp:extent cx="1886213" cy="2295845"/>
                  <wp:effectExtent l="0" t="0" r="0" b="9525"/>
                  <wp:docPr id="257744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744233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213" cy="229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1C05" w14:paraId="3D9AEE4B" w14:textId="77777777" w:rsidTr="00D9423A">
        <w:tc>
          <w:tcPr>
            <w:tcW w:w="9016" w:type="dxa"/>
            <w:gridSpan w:val="2"/>
          </w:tcPr>
          <w:p w14:paraId="4E0C014E" w14:textId="70744307" w:rsidR="006C1C05" w:rsidRPr="006C1C05" w:rsidRDefault="006C1C05" w:rsidP="006C1C05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Average rent </w:t>
            </w:r>
            <w:r w:rsidR="00A961DB">
              <w:rPr>
                <w:rFonts w:ascii="Times New Roman" w:hAnsi="Times New Roman" w:cs="Times New Roman"/>
              </w:rPr>
              <w:t xml:space="preserve">and total deposit per room type </w:t>
            </w:r>
          </w:p>
        </w:tc>
      </w:tr>
      <w:tr w:rsidR="002E04C6" w14:paraId="411CEA2F" w14:textId="77777777" w:rsidTr="0050230E">
        <w:tc>
          <w:tcPr>
            <w:tcW w:w="5117" w:type="dxa"/>
          </w:tcPr>
          <w:p w14:paraId="63B4CA1D" w14:textId="77777777" w:rsidR="006C1C05" w:rsidRDefault="00991ABA" w:rsidP="00F64288">
            <w:pPr>
              <w:rPr>
                <w:rFonts w:ascii="Times New Roman" w:hAnsi="Times New Roman" w:cs="Times New Roman"/>
              </w:rPr>
            </w:pPr>
            <w:r w:rsidRPr="00991ABA">
              <w:rPr>
                <w:rFonts w:ascii="Times New Roman" w:hAnsi="Times New Roman" w:cs="Times New Roman"/>
              </w:rPr>
              <w:drawing>
                <wp:inline distT="0" distB="0" distL="0" distR="0" wp14:anchorId="413C2A53" wp14:editId="74C3E8F0">
                  <wp:extent cx="3037973" cy="962025"/>
                  <wp:effectExtent l="0" t="0" r="0" b="0"/>
                  <wp:docPr id="4857138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713849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949" cy="966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4C6D3" w14:textId="77777777" w:rsidR="00991ABA" w:rsidRDefault="00991ABA" w:rsidP="00F64288">
            <w:pPr>
              <w:rPr>
                <w:rFonts w:ascii="Times New Roman" w:hAnsi="Times New Roman" w:cs="Times New Roman"/>
              </w:rPr>
            </w:pPr>
          </w:p>
          <w:p w14:paraId="07138659" w14:textId="6CC7CC1D" w:rsidR="00991ABA" w:rsidRDefault="00020BE5" w:rsidP="00F642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ROUND up the average rent to 2 decimal point</w:t>
            </w:r>
            <w:r w:rsidR="0004429F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 xml:space="preserve"> and ROUND </w:t>
            </w:r>
            <w:r w:rsidR="0033101B">
              <w:rPr>
                <w:rFonts w:ascii="Times New Roman" w:hAnsi="Times New Roman" w:cs="Times New Roman"/>
              </w:rPr>
              <w:t xml:space="preserve">the SUM of the total deposit to 2 decimal </w:t>
            </w:r>
            <w:r w:rsidR="0004429F">
              <w:rPr>
                <w:rFonts w:ascii="Times New Roman" w:hAnsi="Times New Roman" w:cs="Times New Roman"/>
              </w:rPr>
              <w:t>points</w:t>
            </w:r>
            <w:r w:rsidR="0033101B">
              <w:rPr>
                <w:rFonts w:ascii="Times New Roman" w:hAnsi="Times New Roman" w:cs="Times New Roman"/>
              </w:rPr>
              <w:t xml:space="preserve">. GROUP them </w:t>
            </w:r>
            <w:r w:rsidR="002473AF">
              <w:rPr>
                <w:rFonts w:ascii="Times New Roman" w:hAnsi="Times New Roman" w:cs="Times New Roman"/>
              </w:rPr>
              <w:t>to make sure the calculation is done for each room type.</w:t>
            </w:r>
          </w:p>
        </w:tc>
        <w:tc>
          <w:tcPr>
            <w:tcW w:w="3899" w:type="dxa"/>
          </w:tcPr>
          <w:p w14:paraId="1315A9B9" w14:textId="49539E45" w:rsidR="006C1C05" w:rsidRDefault="007A5186" w:rsidP="00F64288">
            <w:pPr>
              <w:rPr>
                <w:rFonts w:ascii="Times New Roman" w:hAnsi="Times New Roman" w:cs="Times New Roman"/>
              </w:rPr>
            </w:pPr>
            <w:r w:rsidRPr="007A5186">
              <w:rPr>
                <w:rFonts w:ascii="Times New Roman" w:hAnsi="Times New Roman" w:cs="Times New Roman"/>
              </w:rPr>
              <w:drawing>
                <wp:inline distT="0" distB="0" distL="0" distR="0" wp14:anchorId="27EB9EED" wp14:editId="153CA61E">
                  <wp:extent cx="1724266" cy="2286319"/>
                  <wp:effectExtent l="0" t="0" r="9525" b="0"/>
                  <wp:docPr id="411846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846087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266" cy="2286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61DB" w14:paraId="3BE15226" w14:textId="77777777" w:rsidTr="00D42A7F">
        <w:tc>
          <w:tcPr>
            <w:tcW w:w="9016" w:type="dxa"/>
            <w:gridSpan w:val="2"/>
          </w:tcPr>
          <w:p w14:paraId="31A2569B" w14:textId="14ECBC82" w:rsidR="00A961DB" w:rsidRPr="00A961DB" w:rsidRDefault="00A961DB" w:rsidP="00A961D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 payment totals grouped by year &amp; month</w:t>
            </w:r>
          </w:p>
        </w:tc>
      </w:tr>
      <w:tr w:rsidR="002E04C6" w14:paraId="69059E3D" w14:textId="77777777" w:rsidTr="0050230E">
        <w:tc>
          <w:tcPr>
            <w:tcW w:w="5117" w:type="dxa"/>
          </w:tcPr>
          <w:p w14:paraId="4095B24F" w14:textId="77777777" w:rsidR="006C1C05" w:rsidRDefault="00B1521F" w:rsidP="00F64288">
            <w:pPr>
              <w:rPr>
                <w:rFonts w:ascii="Times New Roman" w:hAnsi="Times New Roman" w:cs="Times New Roman"/>
              </w:rPr>
            </w:pPr>
            <w:r w:rsidRPr="00B1521F">
              <w:rPr>
                <w:rFonts w:ascii="Times New Roman" w:hAnsi="Times New Roman" w:cs="Times New Roman"/>
              </w:rPr>
              <w:drawing>
                <wp:inline distT="0" distB="0" distL="0" distR="0" wp14:anchorId="31AA8860" wp14:editId="763EA9BB">
                  <wp:extent cx="3000794" cy="1514686"/>
                  <wp:effectExtent l="0" t="0" r="9525" b="9525"/>
                  <wp:docPr id="1453578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57814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794" cy="1514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7D30B7" w14:textId="77777777" w:rsidR="00B1521F" w:rsidRDefault="00B1521F" w:rsidP="00F64288">
            <w:pPr>
              <w:rPr>
                <w:rFonts w:ascii="Times New Roman" w:hAnsi="Times New Roman" w:cs="Times New Roman"/>
              </w:rPr>
            </w:pPr>
          </w:p>
          <w:p w14:paraId="544FC1FC" w14:textId="77777777" w:rsidR="00B1521F" w:rsidRDefault="005D3B5F" w:rsidP="00F642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‘YEAR(p.paid_on)’ and ‘MONTH(p.paid_on)’ </w:t>
            </w:r>
            <w:r w:rsidR="003636AC">
              <w:rPr>
                <w:rFonts w:ascii="Times New Roman" w:hAnsi="Times New Roman" w:cs="Times New Roman"/>
              </w:rPr>
              <w:t xml:space="preserve">extract from the table ‘payments’. SUM </w:t>
            </w:r>
            <w:r w:rsidR="003B18E1">
              <w:rPr>
                <w:rFonts w:ascii="Times New Roman" w:hAnsi="Times New Roman" w:cs="Times New Roman"/>
              </w:rPr>
              <w:t xml:space="preserve">the payment amount into ‘total_payment’ column. GROUP BY </w:t>
            </w:r>
            <w:r w:rsidR="003138D7">
              <w:rPr>
                <w:rFonts w:ascii="Times New Roman" w:hAnsi="Times New Roman" w:cs="Times New Roman"/>
              </w:rPr>
              <w:t>year and month to see the unique values calculated.</w:t>
            </w:r>
          </w:p>
          <w:p w14:paraId="06784E2C" w14:textId="75DFB4DD" w:rsidR="003138D7" w:rsidRDefault="003138D7" w:rsidP="00F642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99" w:type="dxa"/>
          </w:tcPr>
          <w:p w14:paraId="505BB398" w14:textId="58ACCBAA" w:rsidR="006C1C05" w:rsidRDefault="00210148" w:rsidP="00F64288">
            <w:pPr>
              <w:rPr>
                <w:rFonts w:ascii="Times New Roman" w:hAnsi="Times New Roman" w:cs="Times New Roman"/>
              </w:rPr>
            </w:pPr>
            <w:r w:rsidRPr="00210148">
              <w:rPr>
                <w:rFonts w:ascii="Times New Roman" w:hAnsi="Times New Roman" w:cs="Times New Roman"/>
              </w:rPr>
              <w:drawing>
                <wp:inline distT="0" distB="0" distL="0" distR="0" wp14:anchorId="780E2D1E" wp14:editId="52E5DB79">
                  <wp:extent cx="2172003" cy="1276528"/>
                  <wp:effectExtent l="0" t="0" r="0" b="0"/>
                  <wp:docPr id="664494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494829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003" cy="1276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5A5C" w14:paraId="0A413FE4" w14:textId="77777777" w:rsidTr="00F73678">
        <w:tc>
          <w:tcPr>
            <w:tcW w:w="9016" w:type="dxa"/>
            <w:gridSpan w:val="2"/>
          </w:tcPr>
          <w:p w14:paraId="0C9D5136" w14:textId="039CD8D2" w:rsidR="00205A5C" w:rsidRPr="00205A5C" w:rsidRDefault="00205A5C" w:rsidP="00205A5C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 of OPEN maintenance issues per floor using HAVING COUNT &gt; 2</w:t>
            </w:r>
          </w:p>
        </w:tc>
      </w:tr>
      <w:tr w:rsidR="002E04C6" w14:paraId="7F211E64" w14:textId="77777777" w:rsidTr="0050230E">
        <w:tc>
          <w:tcPr>
            <w:tcW w:w="5117" w:type="dxa"/>
          </w:tcPr>
          <w:p w14:paraId="21BA2011" w14:textId="77777777" w:rsidR="006C1C05" w:rsidRDefault="007E29AE" w:rsidP="00F64288">
            <w:pPr>
              <w:rPr>
                <w:rFonts w:ascii="Times New Roman" w:hAnsi="Times New Roman" w:cs="Times New Roman"/>
              </w:rPr>
            </w:pPr>
            <w:r w:rsidRPr="007E29AE">
              <w:rPr>
                <w:rFonts w:ascii="Times New Roman" w:hAnsi="Times New Roman" w:cs="Times New Roman"/>
              </w:rPr>
              <w:drawing>
                <wp:inline distT="0" distB="0" distL="0" distR="0" wp14:anchorId="31D09C65" wp14:editId="3E74A92E">
                  <wp:extent cx="3070860" cy="929151"/>
                  <wp:effectExtent l="0" t="0" r="0" b="4445"/>
                  <wp:docPr id="1455508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508678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7930" cy="93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C9F291" w14:textId="77777777" w:rsidR="007E29AE" w:rsidRDefault="007E29AE" w:rsidP="00F64288">
            <w:pPr>
              <w:rPr>
                <w:rFonts w:ascii="Times New Roman" w:hAnsi="Times New Roman" w:cs="Times New Roman"/>
              </w:rPr>
            </w:pPr>
          </w:p>
          <w:p w14:paraId="15CC50EB" w14:textId="77777777" w:rsidR="007E29AE" w:rsidRDefault="007B77BE" w:rsidP="00F642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COUNT the number of open maintenance issues per floor. </w:t>
            </w:r>
            <w:r w:rsidR="00E869C7">
              <w:rPr>
                <w:rFonts w:ascii="Times New Roman" w:hAnsi="Times New Roman" w:cs="Times New Roman"/>
              </w:rPr>
              <w:t xml:space="preserve">LEFT JOIN is used to connect the table of ‘maintenance’ and ‘room’ </w:t>
            </w:r>
            <w:r w:rsidR="00F22DEC">
              <w:rPr>
                <w:rFonts w:ascii="Times New Roman" w:hAnsi="Times New Roman" w:cs="Times New Roman"/>
              </w:rPr>
              <w:t xml:space="preserve">when </w:t>
            </w:r>
            <w:r w:rsidR="0008119D">
              <w:rPr>
                <w:rFonts w:ascii="Times New Roman" w:hAnsi="Times New Roman" w:cs="Times New Roman"/>
              </w:rPr>
              <w:t>‘m.status’ = ‘OPEN’</w:t>
            </w:r>
            <w:r>
              <w:rPr>
                <w:rFonts w:ascii="Times New Roman" w:hAnsi="Times New Roman" w:cs="Times New Roman"/>
              </w:rPr>
              <w:t xml:space="preserve">. </w:t>
            </w:r>
          </w:p>
          <w:p w14:paraId="592E54D4" w14:textId="3BF5235D" w:rsidR="007B77BE" w:rsidRDefault="007B77BE" w:rsidP="00F642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99" w:type="dxa"/>
          </w:tcPr>
          <w:p w14:paraId="6179222E" w14:textId="4D7E53F0" w:rsidR="006C1C05" w:rsidRDefault="00BC4936" w:rsidP="00F64288">
            <w:pPr>
              <w:rPr>
                <w:rFonts w:ascii="Times New Roman" w:hAnsi="Times New Roman" w:cs="Times New Roman"/>
              </w:rPr>
            </w:pPr>
            <w:r w:rsidRPr="00BC4936">
              <w:rPr>
                <w:rFonts w:ascii="Times New Roman" w:hAnsi="Times New Roman" w:cs="Times New Roman"/>
              </w:rPr>
              <w:drawing>
                <wp:inline distT="0" distB="0" distL="0" distR="0" wp14:anchorId="0266FB1A" wp14:editId="43BBD0EA">
                  <wp:extent cx="1619476" cy="457264"/>
                  <wp:effectExtent l="0" t="0" r="0" b="0"/>
                  <wp:docPr id="169432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32916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76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2DA1" w14:paraId="3EADCF1A" w14:textId="77777777" w:rsidTr="00821D70">
        <w:tc>
          <w:tcPr>
            <w:tcW w:w="9016" w:type="dxa"/>
            <w:gridSpan w:val="2"/>
          </w:tcPr>
          <w:p w14:paraId="057A44CB" w14:textId="37A8464E" w:rsidR="00A02DA1" w:rsidRPr="0085715C" w:rsidRDefault="00A02DA1" w:rsidP="00A02DA1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85715C">
              <w:rPr>
                <w:rFonts w:ascii="Times New Roman" w:hAnsi="Times New Roman" w:cs="Times New Roman"/>
                <w:b/>
                <w:bCs/>
                <w:i/>
                <w:iCs/>
              </w:rPr>
              <w:t>APPLY SQL FUNCTIONS</w:t>
            </w:r>
          </w:p>
        </w:tc>
      </w:tr>
      <w:tr w:rsidR="00325605" w14:paraId="71A83904" w14:textId="77777777" w:rsidTr="0050230E">
        <w:tc>
          <w:tcPr>
            <w:tcW w:w="5117" w:type="dxa"/>
          </w:tcPr>
          <w:p w14:paraId="78A8F3B7" w14:textId="77777777" w:rsidR="00A02DA1" w:rsidRDefault="00325605" w:rsidP="00F64288">
            <w:pPr>
              <w:rPr>
                <w:rFonts w:ascii="Times New Roman" w:hAnsi="Times New Roman" w:cs="Times New Roman"/>
              </w:rPr>
            </w:pPr>
            <w:r w:rsidRPr="00325605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4E643E67" wp14:editId="63561011">
                  <wp:extent cx="2963340" cy="1735455"/>
                  <wp:effectExtent l="0" t="0" r="8890" b="0"/>
                  <wp:docPr id="1747724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724663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695" cy="175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906F1" w14:textId="77777777" w:rsidR="00325605" w:rsidRDefault="00325605" w:rsidP="00F64288">
            <w:pPr>
              <w:rPr>
                <w:rFonts w:ascii="Times New Roman" w:hAnsi="Times New Roman" w:cs="Times New Roman"/>
              </w:rPr>
            </w:pPr>
          </w:p>
          <w:p w14:paraId="3BC0D488" w14:textId="61B31C01" w:rsidR="007B77BE" w:rsidRDefault="007A7F17" w:rsidP="00F642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Generate a summary of each room, combining the ‘floor_no’, ‘type_name’</w:t>
            </w:r>
            <w:r w:rsidR="0004429F">
              <w:rPr>
                <w:rFonts w:ascii="Times New Roman" w:hAnsi="Times New Roman" w:cs="Times New Roman"/>
              </w:rPr>
              <w:t xml:space="preserve">, </w:t>
            </w:r>
            <w:r w:rsidR="00E642EB">
              <w:rPr>
                <w:rFonts w:ascii="Times New Roman" w:hAnsi="Times New Roman" w:cs="Times New Roman"/>
              </w:rPr>
              <w:t xml:space="preserve">ROUND </w:t>
            </w:r>
            <w:r w:rsidR="0004429F">
              <w:rPr>
                <w:rFonts w:ascii="Times New Roman" w:hAnsi="Times New Roman" w:cs="Times New Roman"/>
              </w:rPr>
              <w:t xml:space="preserve">‘rent’ value in 2 decimal points, </w:t>
            </w:r>
            <w:r w:rsidR="00E642EB">
              <w:rPr>
                <w:rFonts w:ascii="Times New Roman" w:hAnsi="Times New Roman" w:cs="Times New Roman"/>
              </w:rPr>
              <w:t xml:space="preserve">ROUND </w:t>
            </w:r>
            <w:r w:rsidR="0004429F">
              <w:rPr>
                <w:rFonts w:ascii="Times New Roman" w:hAnsi="Times New Roman" w:cs="Times New Roman"/>
              </w:rPr>
              <w:t xml:space="preserve">‘deposit’ value in 2 decimal points, </w:t>
            </w:r>
            <w:r w:rsidR="003C19C4">
              <w:rPr>
                <w:rFonts w:ascii="Times New Roman" w:hAnsi="Times New Roman" w:cs="Times New Roman"/>
              </w:rPr>
              <w:t xml:space="preserve">COUNT the number of </w:t>
            </w:r>
            <w:r w:rsidR="00E642EB">
              <w:rPr>
                <w:rFonts w:ascii="Times New Roman" w:hAnsi="Times New Roman" w:cs="Times New Roman"/>
              </w:rPr>
              <w:t xml:space="preserve">student in each room, COUNT the </w:t>
            </w:r>
            <w:r w:rsidR="00F579BC">
              <w:rPr>
                <w:rFonts w:ascii="Times New Roman" w:hAnsi="Times New Roman" w:cs="Times New Roman"/>
              </w:rPr>
              <w:t>number of open maintenance issue in each room</w:t>
            </w:r>
            <w:r w:rsidR="00A8228A">
              <w:rPr>
                <w:rFonts w:ascii="Times New Roman" w:hAnsi="Times New Roman" w:cs="Times New Roman"/>
              </w:rPr>
              <w:t xml:space="preserve">, and categorized the room class </w:t>
            </w:r>
            <w:r w:rsidR="00240B3C">
              <w:rPr>
                <w:rFonts w:ascii="Times New Roman" w:hAnsi="Times New Roman" w:cs="Times New Roman"/>
              </w:rPr>
              <w:t xml:space="preserve">into three classes </w:t>
            </w:r>
            <w:r w:rsidR="00A8228A">
              <w:rPr>
                <w:rFonts w:ascii="Times New Roman" w:hAnsi="Times New Roman" w:cs="Times New Roman"/>
              </w:rPr>
              <w:t>by the rent value of each room.</w:t>
            </w:r>
            <w:r w:rsidR="00240B3C">
              <w:rPr>
                <w:rFonts w:ascii="Times New Roman" w:hAnsi="Times New Roman" w:cs="Times New Roman"/>
              </w:rPr>
              <w:t xml:space="preserve"> </w:t>
            </w:r>
          </w:p>
          <w:p w14:paraId="3223382D" w14:textId="5949FFF7" w:rsidR="00240B3C" w:rsidRDefault="00240B3C" w:rsidP="00F642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LEFT JOIN </w:t>
            </w:r>
            <w:r w:rsidR="00A62B38">
              <w:rPr>
                <w:rFonts w:ascii="Times New Roman" w:hAnsi="Times New Roman" w:cs="Times New Roman"/>
              </w:rPr>
              <w:t>includes</w:t>
            </w:r>
            <w:r>
              <w:rPr>
                <w:rFonts w:ascii="Times New Roman" w:hAnsi="Times New Roman" w:cs="Times New Roman"/>
              </w:rPr>
              <w:t xml:space="preserve"> rooms with no students or issues</w:t>
            </w:r>
            <w:ins w:id="0" w:author="Microsoft Word" w:date="2025-11-16T03:53:00Z" w16du:dateUtc="2025-11-15T19:53:00Z">
              <w:r w:rsidR="005D09B2">
                <w:rPr>
                  <w:rFonts w:ascii="Times New Roman" w:hAnsi="Times New Roman" w:cs="Times New Roman"/>
                </w:rPr>
                <w:t>,</w:t>
              </w:r>
            </w:ins>
            <w:r>
              <w:rPr>
                <w:rFonts w:ascii="Times New Roman" w:hAnsi="Times New Roman" w:cs="Times New Roman"/>
              </w:rPr>
              <w:t xml:space="preserve"> and GROUP BY </w:t>
            </w:r>
            <w:r w:rsidR="000425C8">
              <w:rPr>
                <w:rFonts w:ascii="Times New Roman" w:hAnsi="Times New Roman" w:cs="Times New Roman"/>
              </w:rPr>
              <w:t>to ensure accurate counts per room</w:t>
            </w:r>
            <w:ins w:id="1" w:author="Microsoft Word" w:date="2025-11-16T03:53:00Z" w16du:dateUtc="2025-11-15T19:53:00Z">
              <w:r w:rsidR="005D09B2">
                <w:rPr>
                  <w:rFonts w:ascii="Times New Roman" w:hAnsi="Times New Roman" w:cs="Times New Roman"/>
                </w:rPr>
                <w:t>,</w:t>
              </w:r>
            </w:ins>
            <w:r w:rsidR="000425C8">
              <w:rPr>
                <w:rFonts w:ascii="Times New Roman" w:hAnsi="Times New Roman" w:cs="Times New Roman"/>
              </w:rPr>
              <w:t xml:space="preserve"> while ORDER BY </w:t>
            </w:r>
            <w:r w:rsidR="00A62B38">
              <w:rPr>
                <w:rFonts w:ascii="Times New Roman" w:hAnsi="Times New Roman" w:cs="Times New Roman"/>
              </w:rPr>
              <w:t>sorts by</w:t>
            </w:r>
            <w:ins w:id="2" w:author="Microsoft Word" w:date="2025-11-16T03:53:00Z" w16du:dateUtc="2025-11-15T19:53:00Z">
              <w:r w:rsidR="005D09B2">
                <w:rPr>
                  <w:rFonts w:ascii="Times New Roman" w:hAnsi="Times New Roman" w:cs="Times New Roman"/>
                </w:rPr>
                <w:t xml:space="preserve"> </w:t>
              </w:r>
            </w:ins>
            <w:r w:rsidR="005D09B2">
              <w:rPr>
                <w:rFonts w:ascii="Times New Roman" w:hAnsi="Times New Roman" w:cs="Times New Roman"/>
              </w:rPr>
              <w:t xml:space="preserve">the </w:t>
            </w:r>
            <w:r w:rsidR="00A62B38">
              <w:rPr>
                <w:rFonts w:ascii="Times New Roman" w:hAnsi="Times New Roman" w:cs="Times New Roman"/>
              </w:rPr>
              <w:t>floor number.</w:t>
            </w:r>
          </w:p>
          <w:p w14:paraId="2B2BDAA4" w14:textId="678E050A" w:rsidR="00325605" w:rsidRDefault="00325605" w:rsidP="00F642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99" w:type="dxa"/>
          </w:tcPr>
          <w:p w14:paraId="4C6FA20A" w14:textId="2D8E934B" w:rsidR="00A02DA1" w:rsidRDefault="00337A43" w:rsidP="00F64288">
            <w:pPr>
              <w:rPr>
                <w:rFonts w:ascii="Times New Roman" w:hAnsi="Times New Roman" w:cs="Times New Roman"/>
              </w:rPr>
            </w:pPr>
            <w:r w:rsidRPr="00337A43">
              <w:rPr>
                <w:rFonts w:ascii="Times New Roman" w:hAnsi="Times New Roman" w:cs="Times New Roman"/>
              </w:rPr>
              <w:drawing>
                <wp:inline distT="0" distB="0" distL="0" distR="0" wp14:anchorId="51B55D1E" wp14:editId="43FCB2BD">
                  <wp:extent cx="2369820" cy="1178706"/>
                  <wp:effectExtent l="0" t="0" r="0" b="2540"/>
                  <wp:docPr id="8839564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956480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7925" cy="1192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BA7487" w14:textId="77777777" w:rsidR="00F64288" w:rsidRDefault="00F64288">
      <w:pPr>
        <w:rPr>
          <w:rFonts w:ascii="Times New Roman" w:hAnsi="Times New Roman" w:cs="Times New Roman"/>
        </w:rPr>
      </w:pPr>
    </w:p>
    <w:p w14:paraId="1DBD6340" w14:textId="77777777" w:rsidR="00F64288" w:rsidRDefault="00F64288">
      <w:pPr>
        <w:rPr>
          <w:rFonts w:ascii="Times New Roman" w:hAnsi="Times New Roman" w:cs="Times New Roman"/>
        </w:rPr>
      </w:pPr>
    </w:p>
    <w:p w14:paraId="4DECC15E" w14:textId="0EC301FA" w:rsidR="00F64288" w:rsidRDefault="00F642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3BC297F" w14:textId="77777777" w:rsidR="00F64288" w:rsidRPr="005C3197" w:rsidRDefault="00F64288" w:rsidP="00F6428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C3197">
        <w:rPr>
          <w:rFonts w:ascii="Times New Roman" w:hAnsi="Times New Roman" w:cs="Times New Roman"/>
          <w:b/>
          <w:bCs/>
          <w:sz w:val="24"/>
          <w:szCs w:val="24"/>
        </w:rPr>
        <w:lastRenderedPageBreak/>
        <w:t>MARKING RUBRICS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0"/>
        <w:gridCol w:w="4284"/>
        <w:gridCol w:w="1077"/>
        <w:gridCol w:w="1575"/>
      </w:tblGrid>
      <w:tr w:rsidR="00F64288" w:rsidRPr="005C3197" w14:paraId="1DD7A510" w14:textId="77777777" w:rsidTr="00A63A9B">
        <w:tc>
          <w:tcPr>
            <w:tcW w:w="2944" w:type="dxa"/>
            <w:shd w:val="clear" w:color="auto" w:fill="C1E4F5" w:themeFill="accent1" w:themeFillTint="33"/>
          </w:tcPr>
          <w:p w14:paraId="4490DB22" w14:textId="77777777" w:rsidR="00F64288" w:rsidRPr="005C3197" w:rsidRDefault="00F64288" w:rsidP="00A63A9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31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7257" w:type="dxa"/>
            <w:shd w:val="clear" w:color="auto" w:fill="C1E4F5" w:themeFill="accent1" w:themeFillTint="33"/>
          </w:tcPr>
          <w:p w14:paraId="043373B5" w14:textId="77777777" w:rsidR="00F64288" w:rsidRPr="005C3197" w:rsidRDefault="00F64288" w:rsidP="00A63A9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31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307" w:type="dxa"/>
            <w:shd w:val="clear" w:color="auto" w:fill="C1E4F5" w:themeFill="accent1" w:themeFillTint="33"/>
          </w:tcPr>
          <w:p w14:paraId="44EA9DC0" w14:textId="77777777" w:rsidR="00F64288" w:rsidRPr="005C3197" w:rsidRDefault="00F64288" w:rsidP="00A63A9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31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2440" w:type="dxa"/>
            <w:shd w:val="clear" w:color="auto" w:fill="C1E4F5" w:themeFill="accent1" w:themeFillTint="33"/>
          </w:tcPr>
          <w:p w14:paraId="77B2B506" w14:textId="77777777" w:rsidR="00F64288" w:rsidRPr="005C3197" w:rsidRDefault="00F64288" w:rsidP="00A63A9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31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Marks</w:t>
            </w:r>
          </w:p>
        </w:tc>
      </w:tr>
      <w:tr w:rsidR="00F64288" w:rsidRPr="005C3197" w14:paraId="6927C652" w14:textId="77777777" w:rsidTr="00A63A9B">
        <w:trPr>
          <w:trHeight w:val="767"/>
        </w:trPr>
        <w:tc>
          <w:tcPr>
            <w:tcW w:w="2944" w:type="dxa"/>
            <w:vMerge w:val="restart"/>
          </w:tcPr>
          <w:p w14:paraId="74E41048" w14:textId="77777777" w:rsidR="00F64288" w:rsidRPr="005C3197" w:rsidRDefault="00F64288" w:rsidP="00A63A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</w:rPr>
              <w:t xml:space="preserve">Task 1 </w:t>
            </w:r>
          </w:p>
          <w:p w14:paraId="6C518035" w14:textId="77777777" w:rsidR="00F64288" w:rsidRPr="005C3197" w:rsidRDefault="00F64288" w:rsidP="00A63A9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C3197">
              <w:rPr>
                <w:rFonts w:ascii="Times New Roman" w:hAnsi="Times New Roman" w:cs="Times New Roman"/>
              </w:rPr>
              <w:t>Database Creation &amp; Constraints</w:t>
            </w:r>
          </w:p>
        </w:tc>
        <w:tc>
          <w:tcPr>
            <w:tcW w:w="7257" w:type="dxa"/>
          </w:tcPr>
          <w:p w14:paraId="0DB05A62" w14:textId="77777777" w:rsidR="00F64288" w:rsidRPr="005C3197" w:rsidRDefault="00F64288" w:rsidP="00A63A9B">
            <w:pPr>
              <w:tabs>
                <w:tab w:val="left" w:pos="429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</w:rPr>
              <w:t>Creation of database and all tables with valid keys, datatypes, and constraints (PK, FK, NOT NULL, UNIQUE). Logical order and referential integrity preserved.</w:t>
            </w:r>
            <w:r w:rsidRPr="005C3197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1307" w:type="dxa"/>
            <w:vAlign w:val="center"/>
          </w:tcPr>
          <w:p w14:paraId="41880F15" w14:textId="77777777" w:rsidR="00F64288" w:rsidRPr="005C3197" w:rsidRDefault="00F64288" w:rsidP="00A63A9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40" w:type="dxa"/>
            <w:shd w:val="clear" w:color="auto" w:fill="DAE9F7" w:themeFill="text2" w:themeFillTint="1A"/>
          </w:tcPr>
          <w:p w14:paraId="1BB77C49" w14:textId="77777777" w:rsidR="00F64288" w:rsidRPr="005C3197" w:rsidRDefault="00F64288" w:rsidP="00A63A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64288" w:rsidRPr="005C3197" w14:paraId="01B50A34" w14:textId="77777777" w:rsidTr="00A63A9B">
        <w:trPr>
          <w:trHeight w:val="570"/>
        </w:trPr>
        <w:tc>
          <w:tcPr>
            <w:tcW w:w="2944" w:type="dxa"/>
            <w:vMerge/>
          </w:tcPr>
          <w:p w14:paraId="35F034C5" w14:textId="77777777" w:rsidR="00F64288" w:rsidRPr="005C3197" w:rsidRDefault="00F64288" w:rsidP="00A63A9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57" w:type="dxa"/>
          </w:tcPr>
          <w:p w14:paraId="5B254281" w14:textId="77777777" w:rsidR="00F64288" w:rsidRPr="005C3197" w:rsidRDefault="00F64288" w:rsidP="00A63A9B">
            <w:pPr>
              <w:tabs>
                <w:tab w:val="left" w:pos="429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</w:rPr>
              <w:t>ALTER TABLE (add email UNIQUE) and DROP TABLE demonstration executed successfully and documented.</w:t>
            </w:r>
          </w:p>
        </w:tc>
        <w:tc>
          <w:tcPr>
            <w:tcW w:w="1307" w:type="dxa"/>
            <w:vAlign w:val="center"/>
          </w:tcPr>
          <w:p w14:paraId="3F754001" w14:textId="77777777" w:rsidR="00F64288" w:rsidRPr="005C3197" w:rsidRDefault="00F64288" w:rsidP="00A63A9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40" w:type="dxa"/>
            <w:shd w:val="clear" w:color="auto" w:fill="DAE9F7" w:themeFill="text2" w:themeFillTint="1A"/>
          </w:tcPr>
          <w:p w14:paraId="10254AD8" w14:textId="77777777" w:rsidR="00F64288" w:rsidRPr="005C3197" w:rsidRDefault="00F64288" w:rsidP="00A63A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64288" w:rsidRPr="005C3197" w14:paraId="52981FC4" w14:textId="77777777" w:rsidTr="00A63A9B">
        <w:trPr>
          <w:trHeight w:val="399"/>
        </w:trPr>
        <w:tc>
          <w:tcPr>
            <w:tcW w:w="2944" w:type="dxa"/>
            <w:vMerge/>
          </w:tcPr>
          <w:p w14:paraId="1955162E" w14:textId="77777777" w:rsidR="00F64288" w:rsidRPr="005C3197" w:rsidRDefault="00F64288" w:rsidP="00A63A9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57" w:type="dxa"/>
          </w:tcPr>
          <w:p w14:paraId="70409969" w14:textId="77777777" w:rsidR="00F64288" w:rsidRPr="005C3197" w:rsidRDefault="00F64288" w:rsidP="00A63A9B">
            <w:pPr>
              <w:tabs>
                <w:tab w:val="left" w:pos="429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</w:rPr>
              <w:t>Insertion order, valid FK references, and no orphan data.</w:t>
            </w:r>
          </w:p>
        </w:tc>
        <w:tc>
          <w:tcPr>
            <w:tcW w:w="1307" w:type="dxa"/>
            <w:vAlign w:val="center"/>
          </w:tcPr>
          <w:p w14:paraId="794A328C" w14:textId="77777777" w:rsidR="00F64288" w:rsidRPr="005C3197" w:rsidRDefault="00F64288" w:rsidP="00A63A9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40" w:type="dxa"/>
            <w:shd w:val="clear" w:color="auto" w:fill="DAE9F7" w:themeFill="text2" w:themeFillTint="1A"/>
          </w:tcPr>
          <w:p w14:paraId="2E822A28" w14:textId="77777777" w:rsidR="00F64288" w:rsidRPr="005C3197" w:rsidRDefault="00F64288" w:rsidP="00A63A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64288" w:rsidRPr="005C3197" w14:paraId="574BD6A5" w14:textId="77777777" w:rsidTr="00A63A9B">
        <w:trPr>
          <w:trHeight w:val="1011"/>
        </w:trPr>
        <w:tc>
          <w:tcPr>
            <w:tcW w:w="2944" w:type="dxa"/>
            <w:vMerge w:val="restart"/>
          </w:tcPr>
          <w:p w14:paraId="310776E0" w14:textId="77777777" w:rsidR="00F64288" w:rsidRPr="005C3197" w:rsidRDefault="00F64288" w:rsidP="00A63A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</w:rPr>
              <w:t xml:space="preserve">Task 2 </w:t>
            </w:r>
          </w:p>
          <w:p w14:paraId="06682C98" w14:textId="77777777" w:rsidR="00F64288" w:rsidRPr="005C3197" w:rsidRDefault="00F64288" w:rsidP="00A63A9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C3197">
              <w:rPr>
                <w:rFonts w:ascii="Times New Roman" w:hAnsi="Times New Roman" w:cs="Times New Roman"/>
              </w:rPr>
              <w:t>Data Manipulation &amp; Filtering</w:t>
            </w:r>
          </w:p>
        </w:tc>
        <w:tc>
          <w:tcPr>
            <w:tcW w:w="7257" w:type="dxa"/>
          </w:tcPr>
          <w:p w14:paraId="6583860E" w14:textId="77777777" w:rsidR="00F64288" w:rsidRPr="005C3197" w:rsidRDefault="00F64288" w:rsidP="00A63A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</w:rPr>
              <w:t>Five tables populated with ≥10 valid records each; varied and meaningful data UPDATE/DELETE executed correctly with logical results.</w:t>
            </w:r>
          </w:p>
        </w:tc>
        <w:tc>
          <w:tcPr>
            <w:tcW w:w="1307" w:type="dxa"/>
            <w:vAlign w:val="center"/>
          </w:tcPr>
          <w:p w14:paraId="01BAA1D4" w14:textId="77777777" w:rsidR="00F64288" w:rsidRPr="005C3197" w:rsidRDefault="00F64288" w:rsidP="00A63A9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40" w:type="dxa"/>
            <w:shd w:val="clear" w:color="auto" w:fill="DAE9F7" w:themeFill="text2" w:themeFillTint="1A"/>
          </w:tcPr>
          <w:p w14:paraId="6FDEF437" w14:textId="77777777" w:rsidR="00F64288" w:rsidRPr="005C3197" w:rsidRDefault="00F64288" w:rsidP="00A63A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64288" w:rsidRPr="005C3197" w14:paraId="7906E534" w14:textId="77777777" w:rsidTr="00A63A9B">
        <w:trPr>
          <w:trHeight w:val="479"/>
        </w:trPr>
        <w:tc>
          <w:tcPr>
            <w:tcW w:w="2944" w:type="dxa"/>
            <w:vMerge/>
          </w:tcPr>
          <w:p w14:paraId="137661AB" w14:textId="77777777" w:rsidR="00F64288" w:rsidRPr="005C3197" w:rsidRDefault="00F64288" w:rsidP="00A63A9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57" w:type="dxa"/>
          </w:tcPr>
          <w:p w14:paraId="3F8D9BE9" w14:textId="77777777" w:rsidR="00F64288" w:rsidRPr="005C3197" w:rsidRDefault="00F64288" w:rsidP="00A63A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</w:rPr>
              <w:t>Accurate use of WHERE, BETWEEN, LIKE, IN, AND/OR/NOT queries.</w:t>
            </w:r>
          </w:p>
        </w:tc>
        <w:tc>
          <w:tcPr>
            <w:tcW w:w="1307" w:type="dxa"/>
            <w:vAlign w:val="center"/>
          </w:tcPr>
          <w:p w14:paraId="36A31BBA" w14:textId="77777777" w:rsidR="00F64288" w:rsidRPr="005C3197" w:rsidRDefault="00F64288" w:rsidP="00A63A9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40" w:type="dxa"/>
            <w:shd w:val="clear" w:color="auto" w:fill="DAE9F7" w:themeFill="text2" w:themeFillTint="1A"/>
          </w:tcPr>
          <w:p w14:paraId="2A6B7F7F" w14:textId="77777777" w:rsidR="00F64288" w:rsidRPr="005C3197" w:rsidRDefault="00F64288" w:rsidP="00A63A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64288" w:rsidRPr="005C3197" w14:paraId="09AEB845" w14:textId="77777777" w:rsidTr="00A63A9B">
        <w:trPr>
          <w:trHeight w:val="432"/>
        </w:trPr>
        <w:tc>
          <w:tcPr>
            <w:tcW w:w="2944" w:type="dxa"/>
            <w:vMerge/>
          </w:tcPr>
          <w:p w14:paraId="1893F354" w14:textId="77777777" w:rsidR="00F64288" w:rsidRPr="005C3197" w:rsidRDefault="00F64288" w:rsidP="00A63A9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57" w:type="dxa"/>
          </w:tcPr>
          <w:p w14:paraId="7EEAA5AB" w14:textId="77777777" w:rsidR="00F64288" w:rsidRPr="005C3197" w:rsidRDefault="00F64288" w:rsidP="00A63A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</w:rPr>
              <w:t>Correct use of aggregate and string functions (COUNT, CONCAT, and more).</w:t>
            </w:r>
          </w:p>
        </w:tc>
        <w:tc>
          <w:tcPr>
            <w:tcW w:w="1307" w:type="dxa"/>
            <w:vAlign w:val="center"/>
          </w:tcPr>
          <w:p w14:paraId="0AE28E41" w14:textId="77777777" w:rsidR="00F64288" w:rsidRPr="005C3197" w:rsidRDefault="00F64288" w:rsidP="00A63A9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40" w:type="dxa"/>
            <w:shd w:val="clear" w:color="auto" w:fill="DAE9F7" w:themeFill="text2" w:themeFillTint="1A"/>
          </w:tcPr>
          <w:p w14:paraId="30781447" w14:textId="77777777" w:rsidR="00F64288" w:rsidRPr="005C3197" w:rsidRDefault="00F64288" w:rsidP="00A63A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64288" w:rsidRPr="005C3197" w14:paraId="333FBDC3" w14:textId="77777777" w:rsidTr="00A63A9B">
        <w:trPr>
          <w:trHeight w:val="412"/>
        </w:trPr>
        <w:tc>
          <w:tcPr>
            <w:tcW w:w="2944" w:type="dxa"/>
            <w:vMerge w:val="restart"/>
          </w:tcPr>
          <w:p w14:paraId="0EDFE5B1" w14:textId="77777777" w:rsidR="00F64288" w:rsidRPr="005C3197" w:rsidRDefault="00F64288" w:rsidP="00A63A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</w:rPr>
              <w:t xml:space="preserve">Task 3 </w:t>
            </w:r>
          </w:p>
          <w:p w14:paraId="3E7B7ABD" w14:textId="77777777" w:rsidR="00F64288" w:rsidRPr="005C3197" w:rsidRDefault="00F64288" w:rsidP="00A63A9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C3197">
              <w:rPr>
                <w:rFonts w:ascii="Times New Roman" w:hAnsi="Times New Roman" w:cs="Times New Roman"/>
              </w:rPr>
              <w:t>Reporting &amp; Aggregation</w:t>
            </w:r>
          </w:p>
        </w:tc>
        <w:tc>
          <w:tcPr>
            <w:tcW w:w="7257" w:type="dxa"/>
          </w:tcPr>
          <w:p w14:paraId="22206A6C" w14:textId="77777777" w:rsidR="00F64288" w:rsidRPr="005C3197" w:rsidRDefault="00F64288" w:rsidP="00A63A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</w:rPr>
              <w:t>VIEW creation</w:t>
            </w:r>
          </w:p>
        </w:tc>
        <w:tc>
          <w:tcPr>
            <w:tcW w:w="1307" w:type="dxa"/>
          </w:tcPr>
          <w:p w14:paraId="509F68D5" w14:textId="77777777" w:rsidR="00F64288" w:rsidRPr="005C3197" w:rsidRDefault="00F64288" w:rsidP="00A63A9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40" w:type="dxa"/>
            <w:shd w:val="clear" w:color="auto" w:fill="DAE9F7" w:themeFill="text2" w:themeFillTint="1A"/>
          </w:tcPr>
          <w:p w14:paraId="0E8584AE" w14:textId="77777777" w:rsidR="00F64288" w:rsidRPr="005C3197" w:rsidRDefault="00F64288" w:rsidP="00A63A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64288" w:rsidRPr="005C3197" w14:paraId="4875D81C" w14:textId="77777777" w:rsidTr="00A63A9B">
        <w:trPr>
          <w:trHeight w:val="710"/>
        </w:trPr>
        <w:tc>
          <w:tcPr>
            <w:tcW w:w="2944" w:type="dxa"/>
            <w:vMerge/>
          </w:tcPr>
          <w:p w14:paraId="2F5F9E4F" w14:textId="77777777" w:rsidR="00F64288" w:rsidRPr="005C3197" w:rsidRDefault="00F64288" w:rsidP="00A63A9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57" w:type="dxa"/>
          </w:tcPr>
          <w:p w14:paraId="02490695" w14:textId="77777777" w:rsidR="00F64288" w:rsidRPr="005C3197" w:rsidRDefault="00F64288" w:rsidP="00A63A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</w:rPr>
              <w:t>Use of GROUP BY, HAVING, ROUND, and CASE with accurate aggregated results.</w:t>
            </w:r>
          </w:p>
        </w:tc>
        <w:tc>
          <w:tcPr>
            <w:tcW w:w="1307" w:type="dxa"/>
          </w:tcPr>
          <w:p w14:paraId="468E395A" w14:textId="77777777" w:rsidR="00F64288" w:rsidRPr="005C3197" w:rsidRDefault="00F64288" w:rsidP="00A63A9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40" w:type="dxa"/>
            <w:shd w:val="clear" w:color="auto" w:fill="DAE9F7" w:themeFill="text2" w:themeFillTint="1A"/>
          </w:tcPr>
          <w:p w14:paraId="593B0684" w14:textId="77777777" w:rsidR="00F64288" w:rsidRPr="005C3197" w:rsidRDefault="00F64288" w:rsidP="00A63A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64288" w:rsidRPr="005C3197" w14:paraId="22576A8E" w14:textId="77777777" w:rsidTr="00A63A9B">
        <w:trPr>
          <w:trHeight w:val="351"/>
        </w:trPr>
        <w:tc>
          <w:tcPr>
            <w:tcW w:w="2944" w:type="dxa"/>
            <w:vMerge/>
          </w:tcPr>
          <w:p w14:paraId="6BF0820F" w14:textId="77777777" w:rsidR="00F64288" w:rsidRPr="005C3197" w:rsidRDefault="00F64288" w:rsidP="00A63A9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57" w:type="dxa"/>
          </w:tcPr>
          <w:p w14:paraId="04BA7C21" w14:textId="77777777" w:rsidR="00F64288" w:rsidRPr="005C3197" w:rsidRDefault="00F64288" w:rsidP="00A63A9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</w:rPr>
              <w:t>Clear labelling, readable outputs, screenshots show executed results.</w:t>
            </w:r>
          </w:p>
        </w:tc>
        <w:tc>
          <w:tcPr>
            <w:tcW w:w="1307" w:type="dxa"/>
          </w:tcPr>
          <w:p w14:paraId="0138A914" w14:textId="77777777" w:rsidR="00F64288" w:rsidRPr="005C3197" w:rsidRDefault="00F64288" w:rsidP="00A63A9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C319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40" w:type="dxa"/>
            <w:shd w:val="clear" w:color="auto" w:fill="DAE9F7" w:themeFill="text2" w:themeFillTint="1A"/>
          </w:tcPr>
          <w:p w14:paraId="75BB0262" w14:textId="77777777" w:rsidR="00F64288" w:rsidRPr="005C3197" w:rsidRDefault="00F64288" w:rsidP="00A63A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64288" w:rsidRPr="005C3197" w14:paraId="0EF27BB5" w14:textId="77777777" w:rsidTr="00A63A9B">
        <w:trPr>
          <w:trHeight w:val="463"/>
        </w:trPr>
        <w:tc>
          <w:tcPr>
            <w:tcW w:w="11508" w:type="dxa"/>
            <w:gridSpan w:val="3"/>
          </w:tcPr>
          <w:p w14:paraId="0E9F9FD5" w14:textId="77777777" w:rsidR="00F64288" w:rsidRPr="005C3197" w:rsidRDefault="00F64288" w:rsidP="00A63A9B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5C3197">
              <w:rPr>
                <w:rFonts w:ascii="Times New Roman" w:hAnsi="Times New Roman" w:cs="Times New Roman"/>
                <w:b/>
                <w:bCs/>
              </w:rPr>
              <w:t>Total (20)</w:t>
            </w:r>
          </w:p>
        </w:tc>
        <w:tc>
          <w:tcPr>
            <w:tcW w:w="2440" w:type="dxa"/>
            <w:shd w:val="clear" w:color="auto" w:fill="DAE9F7" w:themeFill="text2" w:themeFillTint="1A"/>
          </w:tcPr>
          <w:p w14:paraId="1CC3647B" w14:textId="77777777" w:rsidR="00F64288" w:rsidRPr="005C3197" w:rsidRDefault="00F64288" w:rsidP="00A63A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7808B00" w14:textId="77777777" w:rsidR="00F64288" w:rsidRPr="005C3197" w:rsidRDefault="00F64288" w:rsidP="00F6428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2F8A97" w14:textId="7DEF8679" w:rsidR="00F64288" w:rsidRPr="005C3197" w:rsidRDefault="00F64288">
      <w:pPr>
        <w:rPr>
          <w:rFonts w:ascii="Times New Roman" w:hAnsi="Times New Roman" w:cs="Times New Roman"/>
        </w:rPr>
      </w:pPr>
    </w:p>
    <w:sectPr w:rsidR="00F64288" w:rsidRPr="005C3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56DDB"/>
    <w:multiLevelType w:val="hybridMultilevel"/>
    <w:tmpl w:val="525ABF8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41812"/>
    <w:multiLevelType w:val="hybridMultilevel"/>
    <w:tmpl w:val="3EBC340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476925"/>
    <w:multiLevelType w:val="hybridMultilevel"/>
    <w:tmpl w:val="45B0EA0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374DC5"/>
    <w:multiLevelType w:val="hybridMultilevel"/>
    <w:tmpl w:val="B0AE857A"/>
    <w:lvl w:ilvl="0" w:tplc="E64CAC5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E23533"/>
    <w:multiLevelType w:val="hybridMultilevel"/>
    <w:tmpl w:val="967CBEE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4887523">
    <w:abstractNumId w:val="0"/>
  </w:num>
  <w:num w:numId="2" w16cid:durableId="158497557">
    <w:abstractNumId w:val="1"/>
  </w:num>
  <w:num w:numId="3" w16cid:durableId="1240410585">
    <w:abstractNumId w:val="2"/>
  </w:num>
  <w:num w:numId="4" w16cid:durableId="1810123332">
    <w:abstractNumId w:val="4"/>
  </w:num>
  <w:num w:numId="5" w16cid:durableId="5509275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8EA"/>
    <w:rsid w:val="000040CC"/>
    <w:rsid w:val="00020BE5"/>
    <w:rsid w:val="00023689"/>
    <w:rsid w:val="00033930"/>
    <w:rsid w:val="000425C8"/>
    <w:rsid w:val="0004429F"/>
    <w:rsid w:val="0008119D"/>
    <w:rsid w:val="000A56E2"/>
    <w:rsid w:val="000B6B93"/>
    <w:rsid w:val="0014108F"/>
    <w:rsid w:val="00164421"/>
    <w:rsid w:val="00166830"/>
    <w:rsid w:val="001A1962"/>
    <w:rsid w:val="001C7078"/>
    <w:rsid w:val="001D56A7"/>
    <w:rsid w:val="001F64FD"/>
    <w:rsid w:val="00205A5C"/>
    <w:rsid w:val="00210148"/>
    <w:rsid w:val="00240B3C"/>
    <w:rsid w:val="002473AF"/>
    <w:rsid w:val="002826ED"/>
    <w:rsid w:val="002941D0"/>
    <w:rsid w:val="002E04C6"/>
    <w:rsid w:val="002E54A5"/>
    <w:rsid w:val="002F1598"/>
    <w:rsid w:val="003138D7"/>
    <w:rsid w:val="00325605"/>
    <w:rsid w:val="0033101B"/>
    <w:rsid w:val="003354F8"/>
    <w:rsid w:val="00335784"/>
    <w:rsid w:val="00337A43"/>
    <w:rsid w:val="003636AC"/>
    <w:rsid w:val="003B18E1"/>
    <w:rsid w:val="003C19C4"/>
    <w:rsid w:val="003F68BE"/>
    <w:rsid w:val="003F6A94"/>
    <w:rsid w:val="004062A8"/>
    <w:rsid w:val="004217AE"/>
    <w:rsid w:val="00490412"/>
    <w:rsid w:val="004A5CB1"/>
    <w:rsid w:val="0050230E"/>
    <w:rsid w:val="00526905"/>
    <w:rsid w:val="005357F2"/>
    <w:rsid w:val="00563A98"/>
    <w:rsid w:val="005A5DDC"/>
    <w:rsid w:val="005A71CD"/>
    <w:rsid w:val="005C3197"/>
    <w:rsid w:val="005C61EC"/>
    <w:rsid w:val="005D09B2"/>
    <w:rsid w:val="005D3B5F"/>
    <w:rsid w:val="005E7B50"/>
    <w:rsid w:val="00634575"/>
    <w:rsid w:val="006A6DED"/>
    <w:rsid w:val="006C1C05"/>
    <w:rsid w:val="00770426"/>
    <w:rsid w:val="00780B0E"/>
    <w:rsid w:val="007A5186"/>
    <w:rsid w:val="007A7F17"/>
    <w:rsid w:val="007B77BE"/>
    <w:rsid w:val="007E29AE"/>
    <w:rsid w:val="008033E0"/>
    <w:rsid w:val="00812A9A"/>
    <w:rsid w:val="0085715C"/>
    <w:rsid w:val="00930744"/>
    <w:rsid w:val="0093236D"/>
    <w:rsid w:val="009419F8"/>
    <w:rsid w:val="00972DC3"/>
    <w:rsid w:val="00991ABA"/>
    <w:rsid w:val="009D5BB0"/>
    <w:rsid w:val="00A02DA1"/>
    <w:rsid w:val="00A05D63"/>
    <w:rsid w:val="00A51162"/>
    <w:rsid w:val="00A62B38"/>
    <w:rsid w:val="00A8228A"/>
    <w:rsid w:val="00A908EA"/>
    <w:rsid w:val="00A93344"/>
    <w:rsid w:val="00A961DB"/>
    <w:rsid w:val="00AD1F52"/>
    <w:rsid w:val="00AF72F0"/>
    <w:rsid w:val="00B1521F"/>
    <w:rsid w:val="00B2408D"/>
    <w:rsid w:val="00BC4936"/>
    <w:rsid w:val="00BF3CAD"/>
    <w:rsid w:val="00C50ECF"/>
    <w:rsid w:val="00C56AB1"/>
    <w:rsid w:val="00CC04CE"/>
    <w:rsid w:val="00CC0F17"/>
    <w:rsid w:val="00D01591"/>
    <w:rsid w:val="00D71751"/>
    <w:rsid w:val="00DC3218"/>
    <w:rsid w:val="00E33BEA"/>
    <w:rsid w:val="00E3549E"/>
    <w:rsid w:val="00E6185D"/>
    <w:rsid w:val="00E642EB"/>
    <w:rsid w:val="00E869C7"/>
    <w:rsid w:val="00F02FEA"/>
    <w:rsid w:val="00F22DEC"/>
    <w:rsid w:val="00F31628"/>
    <w:rsid w:val="00F579BC"/>
    <w:rsid w:val="00F64288"/>
    <w:rsid w:val="00FE7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782BE7"/>
  <w15:chartTrackingRefBased/>
  <w15:docId w15:val="{620D1F48-FBDB-49FA-83BE-DD150FC19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8EA"/>
  </w:style>
  <w:style w:type="paragraph" w:styleId="Heading1">
    <w:name w:val="heading 1"/>
    <w:basedOn w:val="Normal"/>
    <w:next w:val="Normal"/>
    <w:link w:val="Heading1Char"/>
    <w:uiPriority w:val="9"/>
    <w:qFormat/>
    <w:rsid w:val="00A90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8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0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C5DD7B-3A33-4230-A23F-A8759FDA3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1198</Words>
  <Characters>5898</Characters>
  <Application>Microsoft Office Word</Application>
  <DocSecurity>0</DocSecurity>
  <Lines>393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SHAMINI A/P RAJA KUMARAN</dc:creator>
  <cp:keywords/>
  <dc:description/>
  <cp:lastModifiedBy>Cheng Shuan Woo</cp:lastModifiedBy>
  <cp:revision>3</cp:revision>
  <dcterms:created xsi:type="dcterms:W3CDTF">2025-11-15T19:55:00Z</dcterms:created>
  <dcterms:modified xsi:type="dcterms:W3CDTF">2025-11-15T19:56:00Z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5f6ecba9-7700-4ec3-86dc-cc15024270a9</vt:lpwstr>
  </property>
</Properties>
</file>